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tl/>
        </w:rPr>
        <w:id w:val="-1185513575"/>
        <w:docPartObj>
          <w:docPartGallery w:val="Cover Pages"/>
          <w:docPartUnique/>
        </w:docPartObj>
      </w:sdtPr>
      <w:sdtEndPr>
        <w:rPr>
          <w:noProof/>
          <w:sz w:val="36"/>
          <w:szCs w:val="36"/>
          <w:rtl w:val="0"/>
        </w:rPr>
      </w:sdtEndPr>
      <w:sdtContent>
        <w:p w14:paraId="609F773A" w14:textId="51BEACEF" w:rsidR="00FC04CD" w:rsidRDefault="001B7D1F">
          <w:r>
            <w:rPr>
              <w:noProof/>
            </w:rPr>
            <mc:AlternateContent>
              <mc:Choice Requires="wpg">
                <w:drawing>
                  <wp:anchor distT="0" distB="0" distL="114300" distR="114300" simplePos="0" relativeHeight="251672576" behindDoc="0" locked="0" layoutInCell="1" allowOverlap="1" wp14:anchorId="53F480ED" wp14:editId="43851D4D">
                    <wp:simplePos x="0" y="0"/>
                    <wp:positionH relativeFrom="page">
                      <wp:posOffset>182753</wp:posOffset>
                    </wp:positionH>
                    <wp:positionV relativeFrom="page">
                      <wp:posOffset>301752</wp:posOffset>
                    </wp:positionV>
                    <wp:extent cx="45719" cy="9144000"/>
                    <wp:effectExtent l="57150" t="0" r="69215" b="635"/>
                    <wp:wrapNone/>
                    <wp:docPr id="114" name="Group 114"/>
                    <wp:cNvGraphicFramePr/>
                    <a:graphic xmlns:a="http://schemas.openxmlformats.org/drawingml/2006/main">
                      <a:graphicData uri="http://schemas.microsoft.com/office/word/2010/wordprocessingGroup">
                        <wpg:wgp>
                          <wpg:cNvGrpSpPr/>
                          <wpg:grpSpPr>
                            <a:xfrm>
                              <a:off x="0" y="0"/>
                              <a:ext cx="45719" cy="9144000"/>
                              <a:chOff x="0" y="0"/>
                              <a:chExt cx="228600" cy="9144000"/>
                            </a:xfrm>
                            <a:solidFill>
                              <a:schemeClr val="accent1">
                                <a:lumMod val="60000"/>
                                <a:lumOff val="40000"/>
                              </a:schemeClr>
                            </a:solidFill>
                          </wpg:grpSpPr>
                          <wps:wsp>
                            <wps:cNvPr id="115" name="Rectangle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2E6A84B8" id="Group 114" o:spid="_x0000_s1026" style="position:absolute;margin-left:14.4pt;margin-top:23.75pt;width:3.6pt;height:10in;z-index:251672576;mso-height-percent:909;mso-position-horizontal-relative:page;mso-position-vertical-relative:page;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FC04CD">
            <w:rPr>
              <w:rFonts w:hint="cs"/>
              <w:noProof/>
            </w:rPr>
            <w:drawing>
              <wp:anchor distT="0" distB="0" distL="114300" distR="114300" simplePos="0" relativeHeight="251662336" behindDoc="1" locked="0" layoutInCell="1" allowOverlap="1" wp14:anchorId="09A84786" wp14:editId="5FA75BDB">
                <wp:simplePos x="0" y="0"/>
                <wp:positionH relativeFrom="column">
                  <wp:posOffset>3383280</wp:posOffset>
                </wp:positionH>
                <wp:positionV relativeFrom="paragraph">
                  <wp:posOffset>-631063</wp:posOffset>
                </wp:positionV>
                <wp:extent cx="3205480" cy="795020"/>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205480" cy="795020"/>
                        </a:xfrm>
                        <a:prstGeom prst="rect">
                          <a:avLst/>
                        </a:prstGeom>
                      </pic:spPr>
                    </pic:pic>
                  </a:graphicData>
                </a:graphic>
              </wp:anchor>
            </w:drawing>
          </w:r>
          <w:r w:rsidR="00FC04CD">
            <w:rPr>
              <w:noProof/>
              <w:rtl/>
              <w:lang w:val="ar-SA"/>
            </w:rPr>
            <w:drawing>
              <wp:anchor distT="0" distB="0" distL="114300" distR="114300" simplePos="0" relativeHeight="251661312" behindDoc="1" locked="0" layoutInCell="1" allowOverlap="1" wp14:anchorId="5B78E57F" wp14:editId="334A51C5">
                <wp:simplePos x="0" y="0"/>
                <wp:positionH relativeFrom="column">
                  <wp:posOffset>-428752</wp:posOffset>
                </wp:positionH>
                <wp:positionV relativeFrom="paragraph">
                  <wp:posOffset>-797560</wp:posOffset>
                </wp:positionV>
                <wp:extent cx="1793875" cy="1124585"/>
                <wp:effectExtent l="0" t="0" r="0" b="0"/>
                <wp:wrapNone/>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93875" cy="1124585"/>
                        </a:xfrm>
                        <a:prstGeom prst="rect">
                          <a:avLst/>
                        </a:prstGeom>
                      </pic:spPr>
                    </pic:pic>
                  </a:graphicData>
                </a:graphic>
                <wp14:sizeRelH relativeFrom="page">
                  <wp14:pctWidth>0</wp14:pctWidth>
                </wp14:sizeRelH>
                <wp14:sizeRelV relativeFrom="page">
                  <wp14:pctHeight>0</wp14:pctHeight>
                </wp14:sizeRelV>
              </wp:anchor>
            </w:drawing>
          </w:r>
        </w:p>
        <w:p w14:paraId="4D3CD2B6" w14:textId="7CAB05D7" w:rsidR="007508FD" w:rsidRPr="00FC04CD" w:rsidRDefault="00FC04CD" w:rsidP="00FC04CD">
          <w:pPr>
            <w:bidi w:val="0"/>
            <w:rPr>
              <w:noProof/>
              <w:sz w:val="36"/>
              <w:szCs w:val="36"/>
            </w:rPr>
          </w:pPr>
        </w:p>
      </w:sdtContent>
    </w:sdt>
    <w:p w14:paraId="0212A040" w14:textId="33C5D1D4" w:rsidR="005824E5" w:rsidRDefault="002E1AB2" w:rsidP="005824E5">
      <w:pPr>
        <w:jc w:val="center"/>
        <w:rPr>
          <w:rFonts w:ascii="Segoe Script" w:hAnsi="Segoe Script"/>
          <w:b/>
          <w:bCs/>
          <w:color w:val="FF33CC"/>
          <w:sz w:val="96"/>
          <w:szCs w:val="96"/>
        </w:rPr>
      </w:pPr>
      <w:r w:rsidRPr="0094082B">
        <w:rPr>
          <w:noProof/>
          <w:sz w:val="96"/>
          <w:szCs w:val="96"/>
        </w:rPr>
        <mc:AlternateContent>
          <mc:Choice Requires="wps">
            <w:drawing>
              <wp:anchor distT="91440" distB="91440" distL="114300" distR="114300" simplePos="0" relativeHeight="251659264" behindDoc="1" locked="0" layoutInCell="1" allowOverlap="1" wp14:anchorId="5ED23CDB" wp14:editId="470F80FD">
                <wp:simplePos x="0" y="0"/>
                <wp:positionH relativeFrom="margin">
                  <wp:align>right</wp:align>
                </wp:positionH>
                <wp:positionV relativeFrom="paragraph">
                  <wp:posOffset>249047</wp:posOffset>
                </wp:positionV>
                <wp:extent cx="5715000" cy="152704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527048"/>
                        </a:xfrm>
                        <a:prstGeom prst="rect">
                          <a:avLst/>
                        </a:prstGeom>
                        <a:noFill/>
                        <a:ln w="9525">
                          <a:noFill/>
                          <a:miter lim="800000"/>
                          <a:headEnd/>
                          <a:tailEnd/>
                        </a:ln>
                      </wps:spPr>
                      <wps:txbx>
                        <w:txbxContent>
                          <w:p w14:paraId="443A2B12"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tl/>
                              </w:rPr>
                            </w:pPr>
                            <w:r w:rsidRPr="00A54838">
                              <w:rPr>
                                <w:i/>
                                <w:iCs/>
                                <w:color w:val="000000" w:themeColor="text1"/>
                                <w:sz w:val="32"/>
                                <w:szCs w:val="32"/>
                              </w:rPr>
                              <w:t>KINGDOM OF SAUDI ARABIA</w:t>
                            </w:r>
                          </w:p>
                          <w:p w14:paraId="06932756"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Ministry of Higher Education</w:t>
                            </w:r>
                          </w:p>
                          <w:p w14:paraId="5658C0E5"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Al-Imam Mohammed University</w:t>
                            </w:r>
                          </w:p>
                          <w:p w14:paraId="25ECE2F1"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College of Computer &amp; Information Sciences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D23CDB" id="_x0000_t202" coordsize="21600,21600" o:spt="202" path="m,l,21600r21600,l21600,xe">
                <v:stroke joinstyle="miter"/>
                <v:path gradientshapeok="t" o:connecttype="rect"/>
              </v:shapetype>
              <v:shape id="Text Box 2" o:spid="_x0000_s1026" type="#_x0000_t202" style="position:absolute;left:0;text-align:left;margin-left:398.8pt;margin-top:19.6pt;width:450pt;height:120.25pt;z-index:-251657216;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" filled="f" stroked="f">
                <v:textbox>
                  <w:txbxContent>
                    <w:p w14:paraId="443A2B12"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tl/>
                        </w:rPr>
                      </w:pPr>
                      <w:r w:rsidRPr="00A54838">
                        <w:rPr>
                          <w:i/>
                          <w:iCs/>
                          <w:color w:val="000000" w:themeColor="text1"/>
                          <w:sz w:val="32"/>
                          <w:szCs w:val="32"/>
                        </w:rPr>
                        <w:t>KINGDOM OF SAUDI ARABIA</w:t>
                      </w:r>
                    </w:p>
                    <w:p w14:paraId="06932756"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Ministry of Higher Education</w:t>
                      </w:r>
                    </w:p>
                    <w:p w14:paraId="5658C0E5"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Al-Imam Mohammed University</w:t>
                      </w:r>
                    </w:p>
                    <w:p w14:paraId="25ECE2F1" w14:textId="77777777" w:rsidR="005824E5" w:rsidRPr="00A54838" w:rsidRDefault="005824E5" w:rsidP="005824E5">
                      <w:pPr>
                        <w:pBdr>
                          <w:top w:val="single" w:sz="24" w:space="8" w:color="4472C4" w:themeColor="accent1"/>
                          <w:bottom w:val="single" w:sz="24" w:space="8" w:color="4472C4" w:themeColor="accent1"/>
                        </w:pBdr>
                        <w:spacing w:after="0"/>
                        <w:jc w:val="center"/>
                        <w:rPr>
                          <w:i/>
                          <w:iCs/>
                          <w:color w:val="000000" w:themeColor="text1"/>
                          <w:sz w:val="32"/>
                          <w:szCs w:val="32"/>
                        </w:rPr>
                      </w:pPr>
                      <w:r w:rsidRPr="00A54838">
                        <w:rPr>
                          <w:i/>
                          <w:iCs/>
                          <w:color w:val="000000" w:themeColor="text1"/>
                          <w:sz w:val="32"/>
                          <w:szCs w:val="32"/>
                        </w:rPr>
                        <w:t>College of Computer &amp; Information Sciences</w:t>
                      </w:r>
                    </w:p>
                  </w:txbxContent>
                </v:textbox>
                <w10:wrap anchorx="margin"/>
              </v:shape>
            </w:pict>
          </mc:Fallback>
        </mc:AlternateContent>
      </w:r>
    </w:p>
    <w:p w14:paraId="753CCAE2" w14:textId="77777777" w:rsidR="005824E5" w:rsidRDefault="005824E5" w:rsidP="005824E5">
      <w:pPr>
        <w:jc w:val="center"/>
        <w:rPr>
          <w:rFonts w:ascii="Segoe Script" w:hAnsi="Segoe Script"/>
          <w:b/>
          <w:bCs/>
          <w:color w:val="FF33CC"/>
          <w:sz w:val="96"/>
          <w:szCs w:val="96"/>
        </w:rPr>
      </w:pPr>
    </w:p>
    <w:p w14:paraId="4BBB269A" w14:textId="38403EE2" w:rsidR="00A208B5" w:rsidRPr="005824E5" w:rsidRDefault="00A208B5" w:rsidP="005824E5">
      <w:pPr>
        <w:jc w:val="center"/>
        <w:rPr>
          <w:rFonts w:ascii="Segoe Script" w:hAnsi="Segoe Script"/>
          <w:b/>
          <w:bCs/>
          <w:color w:val="C45911" w:themeColor="accent2" w:themeShade="BF"/>
          <w:sz w:val="96"/>
          <w:szCs w:val="96"/>
        </w:rPr>
      </w:pPr>
      <w:r w:rsidRPr="00DD1A23">
        <w:rPr>
          <w:rFonts w:ascii="Segoe Script" w:hAnsi="Segoe Script"/>
          <w:b/>
          <w:bCs/>
          <w:color w:val="FF33CC"/>
          <w:sz w:val="96"/>
          <w:szCs w:val="96"/>
        </w:rPr>
        <w:t>S</w:t>
      </w:r>
      <w:r w:rsidRPr="00DD1A23">
        <w:rPr>
          <w:rFonts w:ascii="Segoe Script" w:hAnsi="Segoe Script"/>
          <w:b/>
          <w:bCs/>
          <w:color w:val="C45911" w:themeColor="accent2" w:themeShade="BF"/>
          <w:sz w:val="96"/>
          <w:szCs w:val="96"/>
        </w:rPr>
        <w:t xml:space="preserve">udoku </w:t>
      </w:r>
      <w:r w:rsidRPr="00DD1A23">
        <w:rPr>
          <w:rFonts w:ascii="Segoe Script" w:hAnsi="Segoe Script"/>
          <w:b/>
          <w:bCs/>
          <w:color w:val="FF33CC"/>
          <w:sz w:val="96"/>
          <w:szCs w:val="96"/>
        </w:rPr>
        <w:t>G</w:t>
      </w:r>
      <w:r w:rsidRPr="00DD1A23">
        <w:rPr>
          <w:rFonts w:ascii="Segoe Script" w:hAnsi="Segoe Script"/>
          <w:b/>
          <w:bCs/>
          <w:color w:val="C45911" w:themeColor="accent2" w:themeShade="BF"/>
          <w:sz w:val="96"/>
          <w:szCs w:val="96"/>
        </w:rPr>
        <w:t>ame</w:t>
      </w:r>
    </w:p>
    <w:p w14:paraId="65C4BD6E" w14:textId="77777777" w:rsidR="00A208B5" w:rsidRPr="003A23E2" w:rsidRDefault="00A208B5" w:rsidP="00A208B5">
      <w:pPr>
        <w:jc w:val="center"/>
        <w:rPr>
          <w:rFonts w:ascii="Agency FB" w:hAnsi="Agency FB"/>
          <w:color w:val="FF33CC"/>
          <w:sz w:val="36"/>
          <w:szCs w:val="36"/>
        </w:rPr>
      </w:pPr>
      <w:r w:rsidRPr="003A23E2">
        <w:rPr>
          <w:rFonts w:ascii="Agency FB" w:hAnsi="Agency FB"/>
          <w:color w:val="FF33CC"/>
          <w:sz w:val="36"/>
          <w:szCs w:val="36"/>
        </w:rPr>
        <w:t>CS361-Artificial Intelligance</w:t>
      </w:r>
    </w:p>
    <w:p w14:paraId="47A41CD9" w14:textId="518D47C0" w:rsidR="00A208B5" w:rsidRPr="003A23E2" w:rsidRDefault="00A208B5" w:rsidP="00A208B5">
      <w:pPr>
        <w:jc w:val="center"/>
        <w:rPr>
          <w:rFonts w:ascii="Agency FB" w:hAnsi="Agency FB"/>
          <w:color w:val="FF33CC"/>
          <w:sz w:val="36"/>
          <w:szCs w:val="36"/>
        </w:rPr>
      </w:pPr>
      <w:r w:rsidRPr="003A23E2">
        <w:rPr>
          <w:rFonts w:ascii="Agency FB" w:hAnsi="Agency FB"/>
          <w:color w:val="FF33CC"/>
          <w:sz w:val="36"/>
          <w:szCs w:val="36"/>
        </w:rPr>
        <w:t>Instructor</w:t>
      </w:r>
    </w:p>
    <w:p w14:paraId="161E628B" w14:textId="77777777" w:rsidR="00A208B5" w:rsidRPr="003A23E2" w:rsidRDefault="00A208B5" w:rsidP="00A208B5">
      <w:pPr>
        <w:jc w:val="center"/>
        <w:rPr>
          <w:rFonts w:ascii="Agency FB" w:hAnsi="Agency FB"/>
          <w:color w:val="FF33CC"/>
          <w:sz w:val="36"/>
          <w:szCs w:val="36"/>
        </w:rPr>
      </w:pPr>
      <w:r w:rsidRPr="003A23E2">
        <w:rPr>
          <w:rFonts w:ascii="Agency FB" w:hAnsi="Agency FB"/>
          <w:color w:val="FF33CC"/>
          <w:sz w:val="36"/>
          <w:szCs w:val="36"/>
        </w:rPr>
        <w:t>Ms.Amjad alamr</w:t>
      </w:r>
      <w:r w:rsidRPr="003A23E2">
        <w:rPr>
          <w:rFonts w:ascii="Agency FB" w:hAnsi="Agency FB"/>
          <w:color w:val="FF33CC"/>
          <w:sz w:val="36"/>
          <w:szCs w:val="36"/>
        </w:rPr>
        <w:t>m</w:t>
      </w:r>
      <w:r w:rsidRPr="003A23E2">
        <w:rPr>
          <w:rFonts w:ascii="Agency FB" w:hAnsi="Agency FB"/>
          <w:color w:val="FF33CC"/>
          <w:sz w:val="36"/>
          <w:szCs w:val="36"/>
        </w:rPr>
        <w:t>o</w:t>
      </w:r>
    </w:p>
    <w:p w14:paraId="7DF37C48" w14:textId="12998084" w:rsidR="00A208B5" w:rsidRPr="003A23E2" w:rsidRDefault="00A208B5" w:rsidP="00A208B5">
      <w:pPr>
        <w:jc w:val="center"/>
        <w:rPr>
          <w:rFonts w:ascii="Agency FB" w:hAnsi="Agency FB"/>
          <w:color w:val="FF33CC"/>
          <w:sz w:val="36"/>
          <w:szCs w:val="36"/>
        </w:rPr>
      </w:pPr>
      <w:r w:rsidRPr="003A23E2">
        <w:rPr>
          <w:rFonts w:ascii="Agency FB" w:hAnsi="Agency FB"/>
          <w:color w:val="FF33CC"/>
          <w:sz w:val="36"/>
          <w:szCs w:val="36"/>
        </w:rPr>
        <w:t>may 18 2022</w:t>
      </w:r>
    </w:p>
    <w:p w14:paraId="00F3D2FE" w14:textId="77777777" w:rsidR="00A208B5" w:rsidRPr="003A23E2" w:rsidRDefault="00A208B5" w:rsidP="00A208B5">
      <w:pPr>
        <w:jc w:val="center"/>
        <w:rPr>
          <w:rFonts w:ascii="Agency FB" w:hAnsi="Agency FB"/>
          <w:color w:val="C45911" w:themeColor="accent2" w:themeShade="BF"/>
          <w:sz w:val="36"/>
          <w:szCs w:val="36"/>
          <w:rtl/>
        </w:rPr>
      </w:pPr>
    </w:p>
    <w:p w14:paraId="24F1FF11" w14:textId="77777777" w:rsidR="00A208B5" w:rsidRPr="003A23E2" w:rsidRDefault="00A208B5" w:rsidP="00A208B5">
      <w:pPr>
        <w:jc w:val="center"/>
        <w:rPr>
          <w:rFonts w:ascii="Agency FB" w:hAnsi="Agency FB"/>
          <w:color w:val="C45911" w:themeColor="accent2" w:themeShade="BF"/>
          <w:sz w:val="36"/>
          <w:szCs w:val="36"/>
        </w:rPr>
      </w:pPr>
      <w:r w:rsidRPr="003A23E2">
        <w:rPr>
          <w:rFonts w:ascii="Agency FB" w:hAnsi="Agency FB"/>
          <w:color w:val="C45911" w:themeColor="accent2" w:themeShade="BF"/>
          <w:sz w:val="36"/>
          <w:szCs w:val="36"/>
        </w:rPr>
        <w:t>Alanoud almousa. 440019237</w:t>
      </w:r>
    </w:p>
    <w:p w14:paraId="72D2E9C5" w14:textId="18BEC6B3" w:rsidR="00A208B5" w:rsidRPr="003A23E2" w:rsidRDefault="00A208B5" w:rsidP="00A208B5">
      <w:pPr>
        <w:jc w:val="center"/>
        <w:rPr>
          <w:rFonts w:ascii="Agency FB" w:hAnsi="Agency FB"/>
          <w:color w:val="C45911" w:themeColor="accent2" w:themeShade="BF"/>
          <w:sz w:val="36"/>
          <w:szCs w:val="36"/>
        </w:rPr>
      </w:pPr>
      <w:r w:rsidRPr="003A23E2">
        <w:rPr>
          <w:rFonts w:ascii="Agency FB" w:hAnsi="Agency FB"/>
          <w:color w:val="C45911" w:themeColor="accent2" w:themeShade="BF"/>
          <w:sz w:val="36"/>
          <w:szCs w:val="36"/>
        </w:rPr>
        <w:t xml:space="preserve">Rania alshodokhi. </w:t>
      </w:r>
      <w:r w:rsidRPr="003A23E2">
        <w:rPr>
          <w:rFonts w:ascii="Agency FB" w:hAnsi="Agency FB"/>
          <w:color w:val="C45911" w:themeColor="accent2" w:themeShade="BF"/>
          <w:sz w:val="36"/>
          <w:szCs w:val="36"/>
        </w:rPr>
        <w:t>440020768</w:t>
      </w:r>
    </w:p>
    <w:p w14:paraId="205F118F" w14:textId="212DEB24" w:rsidR="00A208B5" w:rsidRPr="003A23E2" w:rsidRDefault="00A208B5" w:rsidP="00A208B5">
      <w:pPr>
        <w:jc w:val="center"/>
        <w:rPr>
          <w:rFonts w:ascii="Agency FB" w:hAnsi="Agency FB"/>
          <w:color w:val="C45911" w:themeColor="accent2" w:themeShade="BF"/>
          <w:sz w:val="36"/>
          <w:szCs w:val="36"/>
        </w:rPr>
      </w:pPr>
      <w:r w:rsidRPr="003A23E2">
        <w:rPr>
          <w:rFonts w:ascii="Agency FB" w:hAnsi="Agency FB"/>
          <w:color w:val="C45911" w:themeColor="accent2" w:themeShade="BF"/>
          <w:sz w:val="36"/>
          <w:szCs w:val="36"/>
        </w:rPr>
        <w:t xml:space="preserve">Raghed alghanim. </w:t>
      </w:r>
      <w:r w:rsidRPr="003A23E2">
        <w:rPr>
          <w:rFonts w:ascii="Agency FB" w:hAnsi="Agency FB"/>
          <w:color w:val="C45911" w:themeColor="accent2" w:themeShade="BF"/>
          <w:sz w:val="36"/>
          <w:szCs w:val="36"/>
        </w:rPr>
        <w:t>440022172</w:t>
      </w:r>
    </w:p>
    <w:p w14:paraId="583F567B" w14:textId="77777777" w:rsidR="003A23E2" w:rsidRPr="003A23E2" w:rsidRDefault="003A23E2" w:rsidP="003A23E2">
      <w:pPr>
        <w:bidi w:val="0"/>
        <w:rPr>
          <w:sz w:val="36"/>
          <w:szCs w:val="36"/>
        </w:rPr>
      </w:pPr>
    </w:p>
    <w:p w14:paraId="5B29DA99" w14:textId="77777777" w:rsidR="003A23E2" w:rsidRPr="003A23E2" w:rsidRDefault="003A23E2" w:rsidP="003A23E2">
      <w:pPr>
        <w:jc w:val="center"/>
        <w:rPr>
          <w:sz w:val="36"/>
          <w:szCs w:val="36"/>
          <w:rtl/>
        </w:rPr>
      </w:pPr>
    </w:p>
    <w:p w14:paraId="1CAF2EA8" w14:textId="079DB35C" w:rsidR="003A23E2" w:rsidRPr="003A23E2" w:rsidRDefault="003A23E2" w:rsidP="002E1AB2">
      <w:pPr>
        <w:bidi w:val="0"/>
        <w:rPr>
          <w:rFonts w:cstheme="minorHAnsi"/>
          <w:b/>
          <w:bCs/>
          <w:color w:val="FF33CC"/>
          <w:sz w:val="36"/>
          <w:szCs w:val="36"/>
        </w:rPr>
      </w:pPr>
      <w:r w:rsidRPr="003A23E2">
        <w:rPr>
          <w:rFonts w:cstheme="minorHAnsi"/>
          <w:b/>
          <w:bCs/>
          <w:color w:val="FF33CC"/>
          <w:sz w:val="36"/>
          <w:szCs w:val="36"/>
        </w:rPr>
        <w:lastRenderedPageBreak/>
        <w:t>CONTENTS:</w:t>
      </w:r>
    </w:p>
    <w:p w14:paraId="6629B944"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INTRODUCTION</w:t>
      </w:r>
    </w:p>
    <w:p w14:paraId="69B55D83"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WHAT IS SUDOKU GAME</w:t>
      </w:r>
    </w:p>
    <w:p w14:paraId="6DD1556F"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GAME FORMULATION</w:t>
      </w:r>
    </w:p>
    <w:p w14:paraId="12C78447"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WHAT IS BACKTRACK ALGORITHM</w:t>
      </w:r>
    </w:p>
    <w:p w14:paraId="0B2A6280"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EVALUATION FUNCTION</w:t>
      </w:r>
    </w:p>
    <w:p w14:paraId="74117FA5"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PROPERTIES OF BACKTRACK ALGORITHM</w:t>
      </w:r>
    </w:p>
    <w:p w14:paraId="5E5AD127"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IMPLEMENTATION OF BACKTRACK ALGORITHM</w:t>
      </w:r>
    </w:p>
    <w:p w14:paraId="5D16BAE1"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APPLYING BACKTRACK ALGORITHM ON SUDOKU GAME</w:t>
      </w:r>
    </w:p>
    <w:p w14:paraId="4C0C314A" w14:textId="77777777" w:rsidR="003A23E2" w:rsidRPr="003A23E2" w:rsidRDefault="003A23E2" w:rsidP="002E1AB2">
      <w:pPr>
        <w:pStyle w:val="ListParagraph"/>
        <w:numPr>
          <w:ilvl w:val="0"/>
          <w:numId w:val="1"/>
        </w:numPr>
        <w:bidi w:val="0"/>
        <w:jc w:val="both"/>
        <w:rPr>
          <w:rFonts w:cstheme="minorHAnsi"/>
          <w:b/>
          <w:bCs/>
          <w:color w:val="000000" w:themeColor="text1"/>
          <w:sz w:val="36"/>
          <w:szCs w:val="36"/>
        </w:rPr>
      </w:pPr>
      <w:r w:rsidRPr="003A23E2">
        <w:rPr>
          <w:rFonts w:cstheme="minorHAnsi"/>
          <w:b/>
          <w:bCs/>
          <w:color w:val="000000" w:themeColor="text1"/>
          <w:sz w:val="36"/>
          <w:szCs w:val="36"/>
        </w:rPr>
        <w:t>REFERENCES</w:t>
      </w:r>
    </w:p>
    <w:p w14:paraId="0ACBBEC6" w14:textId="77777777" w:rsidR="003A23E2" w:rsidRPr="003A23E2" w:rsidRDefault="003A23E2" w:rsidP="002E1AB2">
      <w:pPr>
        <w:bidi w:val="0"/>
        <w:rPr>
          <w:rFonts w:cstheme="minorHAnsi"/>
          <w:b/>
          <w:bCs/>
          <w:color w:val="000000" w:themeColor="text1"/>
          <w:sz w:val="36"/>
          <w:szCs w:val="36"/>
        </w:rPr>
      </w:pPr>
    </w:p>
    <w:p w14:paraId="45627211" w14:textId="77777777" w:rsidR="003A23E2" w:rsidRPr="003A23E2" w:rsidRDefault="003A23E2" w:rsidP="002E1AB2">
      <w:pPr>
        <w:bidi w:val="0"/>
        <w:jc w:val="right"/>
        <w:rPr>
          <w:rFonts w:cstheme="minorHAnsi"/>
          <w:b/>
          <w:bCs/>
          <w:color w:val="FF33CC"/>
          <w:sz w:val="36"/>
          <w:szCs w:val="36"/>
          <w:rtl/>
        </w:rPr>
      </w:pPr>
      <w:r w:rsidRPr="003A23E2">
        <w:rPr>
          <w:rFonts w:cstheme="minorHAnsi" w:hint="cs"/>
          <w:b/>
          <w:bCs/>
          <w:color w:val="FF33CC"/>
          <w:sz w:val="36"/>
          <w:szCs w:val="36"/>
          <w:rtl/>
        </w:rPr>
        <w:t>المحتويات:</w:t>
      </w:r>
    </w:p>
    <w:p w14:paraId="6CBEE298"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المقدمة</w:t>
      </w:r>
    </w:p>
    <w:p w14:paraId="7207DB0D"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ماهي</w:t>
      </w:r>
      <w:r w:rsidRPr="003A23E2">
        <w:rPr>
          <w:rFonts w:cstheme="minorHAnsi"/>
          <w:b/>
          <w:bCs/>
          <w:color w:val="000000" w:themeColor="text1"/>
          <w:sz w:val="36"/>
          <w:szCs w:val="36"/>
          <w:rtl/>
        </w:rPr>
        <w:t xml:space="preserve"> لعبة </w:t>
      </w:r>
      <w:r w:rsidRPr="003A23E2">
        <w:rPr>
          <w:rFonts w:cstheme="minorHAnsi" w:hint="eastAsia"/>
          <w:b/>
          <w:bCs/>
          <w:color w:val="000000" w:themeColor="text1"/>
          <w:sz w:val="36"/>
          <w:szCs w:val="36"/>
          <w:rtl/>
        </w:rPr>
        <w:t>سودوكو</w:t>
      </w:r>
    </w:p>
    <w:p w14:paraId="326B690D"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تشكيل</w:t>
      </w:r>
      <w:r w:rsidRPr="003A23E2">
        <w:rPr>
          <w:rFonts w:cstheme="minorHAnsi"/>
          <w:b/>
          <w:bCs/>
          <w:color w:val="000000" w:themeColor="text1"/>
          <w:sz w:val="36"/>
          <w:szCs w:val="36"/>
          <w:rtl/>
        </w:rPr>
        <w:t xml:space="preserve"> اللعبة </w:t>
      </w:r>
    </w:p>
    <w:p w14:paraId="5DA9DDC7"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ماهي</w:t>
      </w:r>
      <w:r w:rsidRPr="003A23E2">
        <w:rPr>
          <w:rFonts w:cstheme="minorHAnsi"/>
          <w:b/>
          <w:bCs/>
          <w:color w:val="000000" w:themeColor="text1"/>
          <w:sz w:val="36"/>
          <w:szCs w:val="36"/>
          <w:rtl/>
        </w:rPr>
        <w:t xml:space="preserve"> </w:t>
      </w:r>
      <w:r w:rsidRPr="003A23E2">
        <w:rPr>
          <w:rFonts w:cstheme="minorHAnsi" w:hint="eastAsia"/>
          <w:b/>
          <w:bCs/>
          <w:color w:val="000000" w:themeColor="text1"/>
          <w:sz w:val="36"/>
          <w:szCs w:val="36"/>
          <w:rtl/>
        </w:rPr>
        <w:t>خوارزمية</w:t>
      </w:r>
      <w:r w:rsidRPr="003A23E2">
        <w:rPr>
          <w:rFonts w:cstheme="minorHAnsi"/>
          <w:b/>
          <w:bCs/>
          <w:color w:val="000000" w:themeColor="text1"/>
          <w:sz w:val="36"/>
          <w:szCs w:val="36"/>
          <w:rtl/>
        </w:rPr>
        <w:t xml:space="preserve"> </w:t>
      </w:r>
      <w:r w:rsidRPr="003A23E2">
        <w:rPr>
          <w:rFonts w:cstheme="minorHAnsi" w:hint="eastAsia"/>
          <w:b/>
          <w:bCs/>
          <w:color w:val="000000" w:themeColor="text1"/>
          <w:sz w:val="36"/>
          <w:szCs w:val="36"/>
          <w:rtl/>
        </w:rPr>
        <w:t>التراجع</w:t>
      </w:r>
    </w:p>
    <w:p w14:paraId="58AE1520"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دالة</w:t>
      </w:r>
      <w:r w:rsidRPr="003A23E2">
        <w:rPr>
          <w:rFonts w:cstheme="minorHAnsi"/>
          <w:b/>
          <w:bCs/>
          <w:color w:val="000000" w:themeColor="text1"/>
          <w:sz w:val="36"/>
          <w:szCs w:val="36"/>
          <w:rtl/>
        </w:rPr>
        <w:t xml:space="preserve"> </w:t>
      </w:r>
      <w:r w:rsidRPr="003A23E2">
        <w:rPr>
          <w:rFonts w:cstheme="minorHAnsi" w:hint="eastAsia"/>
          <w:b/>
          <w:bCs/>
          <w:color w:val="000000" w:themeColor="text1"/>
          <w:sz w:val="36"/>
          <w:szCs w:val="36"/>
          <w:rtl/>
        </w:rPr>
        <w:t>التقييم</w:t>
      </w:r>
    </w:p>
    <w:p w14:paraId="296D53CE"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خصائص</w:t>
      </w:r>
      <w:r w:rsidRPr="003A23E2">
        <w:rPr>
          <w:rFonts w:cstheme="minorHAnsi"/>
          <w:b/>
          <w:bCs/>
          <w:color w:val="000000" w:themeColor="text1"/>
          <w:sz w:val="36"/>
          <w:szCs w:val="36"/>
          <w:rtl/>
        </w:rPr>
        <w:t xml:space="preserve"> </w:t>
      </w:r>
      <w:r w:rsidRPr="003A23E2">
        <w:rPr>
          <w:rFonts w:cstheme="minorHAnsi" w:hint="eastAsia"/>
          <w:b/>
          <w:bCs/>
          <w:color w:val="000000" w:themeColor="text1"/>
          <w:sz w:val="36"/>
          <w:szCs w:val="36"/>
          <w:rtl/>
        </w:rPr>
        <w:t>خوارزمية</w:t>
      </w:r>
      <w:r w:rsidRPr="003A23E2">
        <w:rPr>
          <w:rFonts w:cstheme="minorHAnsi"/>
          <w:b/>
          <w:bCs/>
          <w:color w:val="000000" w:themeColor="text1"/>
          <w:sz w:val="36"/>
          <w:szCs w:val="36"/>
          <w:rtl/>
        </w:rPr>
        <w:t xml:space="preserve"> </w:t>
      </w:r>
      <w:r w:rsidRPr="003A23E2">
        <w:rPr>
          <w:rFonts w:cstheme="minorHAnsi" w:hint="eastAsia"/>
          <w:b/>
          <w:bCs/>
          <w:color w:val="000000" w:themeColor="text1"/>
          <w:sz w:val="36"/>
          <w:szCs w:val="36"/>
          <w:rtl/>
        </w:rPr>
        <w:t>التراجع</w:t>
      </w:r>
    </w:p>
    <w:p w14:paraId="6234BDE1"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تطبيق</w:t>
      </w:r>
      <w:r w:rsidRPr="003A23E2">
        <w:rPr>
          <w:rFonts w:cstheme="minorHAnsi"/>
          <w:b/>
          <w:bCs/>
          <w:color w:val="000000" w:themeColor="text1"/>
          <w:sz w:val="36"/>
          <w:szCs w:val="36"/>
          <w:rtl/>
        </w:rPr>
        <w:t xml:space="preserve"> خوارزمية التراجع على لعبة </w:t>
      </w:r>
      <w:r w:rsidRPr="003A23E2">
        <w:rPr>
          <w:rFonts w:cstheme="minorHAnsi" w:hint="eastAsia"/>
          <w:b/>
          <w:bCs/>
          <w:color w:val="000000" w:themeColor="text1"/>
          <w:sz w:val="36"/>
          <w:szCs w:val="36"/>
          <w:rtl/>
        </w:rPr>
        <w:t>سودوكو</w:t>
      </w:r>
    </w:p>
    <w:p w14:paraId="1C655BD9" w14:textId="77777777" w:rsidR="003A23E2" w:rsidRPr="003A23E2" w:rsidRDefault="003A23E2" w:rsidP="002E1AB2">
      <w:pPr>
        <w:pStyle w:val="ListParagraph"/>
        <w:numPr>
          <w:ilvl w:val="0"/>
          <w:numId w:val="2"/>
        </w:numPr>
        <w:bidi w:val="0"/>
        <w:jc w:val="right"/>
        <w:rPr>
          <w:rFonts w:cstheme="minorHAnsi"/>
          <w:b/>
          <w:bCs/>
          <w:color w:val="000000" w:themeColor="text1"/>
          <w:sz w:val="36"/>
          <w:szCs w:val="36"/>
          <w:rtl/>
        </w:rPr>
      </w:pPr>
      <w:r w:rsidRPr="003A23E2">
        <w:rPr>
          <w:rFonts w:cstheme="minorHAnsi" w:hint="eastAsia"/>
          <w:b/>
          <w:bCs/>
          <w:color w:val="000000" w:themeColor="text1"/>
          <w:sz w:val="36"/>
          <w:szCs w:val="36"/>
          <w:rtl/>
        </w:rPr>
        <w:t>المراجع</w:t>
      </w:r>
    </w:p>
    <w:p w14:paraId="77815804" w14:textId="5606E832" w:rsidR="003A23E2" w:rsidRDefault="003A23E2" w:rsidP="002E1AB2">
      <w:pPr>
        <w:bidi w:val="0"/>
        <w:jc w:val="right"/>
        <w:rPr>
          <w:rFonts w:cstheme="minorHAnsi"/>
          <w:b/>
          <w:bCs/>
          <w:color w:val="000000" w:themeColor="text1"/>
          <w:sz w:val="36"/>
          <w:szCs w:val="36"/>
        </w:rPr>
      </w:pPr>
    </w:p>
    <w:p w14:paraId="6206980F" w14:textId="77777777" w:rsidR="003A23E2" w:rsidRPr="003A23E2" w:rsidRDefault="003A23E2" w:rsidP="002E1AB2">
      <w:pPr>
        <w:bidi w:val="0"/>
        <w:jc w:val="right"/>
        <w:rPr>
          <w:rFonts w:cstheme="minorHAnsi"/>
          <w:b/>
          <w:bCs/>
          <w:color w:val="000000" w:themeColor="text1"/>
          <w:sz w:val="36"/>
          <w:szCs w:val="36"/>
          <w:rtl/>
        </w:rPr>
      </w:pPr>
    </w:p>
    <w:p w14:paraId="381A7688" w14:textId="77777777" w:rsidR="003A23E2" w:rsidRPr="003A23E2" w:rsidRDefault="003A23E2" w:rsidP="002E1AB2">
      <w:pPr>
        <w:bidi w:val="0"/>
        <w:jc w:val="right"/>
        <w:rPr>
          <w:rFonts w:cstheme="minorHAnsi"/>
          <w:b/>
          <w:bCs/>
          <w:color w:val="000000" w:themeColor="text1"/>
          <w:sz w:val="36"/>
          <w:szCs w:val="36"/>
          <w:rtl/>
        </w:rPr>
      </w:pPr>
    </w:p>
    <w:p w14:paraId="52521E3C" w14:textId="320465BF" w:rsidR="003A23E2" w:rsidRPr="003A23E2" w:rsidRDefault="003A23E2" w:rsidP="002E1AB2">
      <w:pPr>
        <w:bidi w:val="0"/>
        <w:rPr>
          <w:color w:val="FF33CC"/>
          <w:sz w:val="36"/>
          <w:szCs w:val="36"/>
          <w:rtl/>
        </w:rPr>
      </w:pPr>
      <w:r>
        <w:rPr>
          <w:color w:val="FF33CC"/>
          <w:sz w:val="36"/>
          <w:szCs w:val="36"/>
        </w:rPr>
        <w:lastRenderedPageBreak/>
        <w:t>Introduction</w:t>
      </w:r>
    </w:p>
    <w:p w14:paraId="0503153C" w14:textId="77777777" w:rsidR="003A23E2" w:rsidRPr="003A23E2" w:rsidRDefault="003A23E2" w:rsidP="002E1AB2">
      <w:pPr>
        <w:bidi w:val="0"/>
        <w:rPr>
          <w:rFonts w:cstheme="minorHAnsi"/>
          <w:b/>
          <w:bCs/>
          <w:color w:val="FF33CC"/>
          <w:sz w:val="36"/>
          <w:szCs w:val="36"/>
        </w:rPr>
      </w:pPr>
      <w:r w:rsidRPr="003A23E2">
        <w:rPr>
          <w:rFonts w:cstheme="minorHAnsi"/>
          <w:b/>
          <w:bCs/>
          <w:color w:val="000000" w:themeColor="text1"/>
          <w:sz w:val="36"/>
          <w:szCs w:val="36"/>
        </w:rPr>
        <w:t>Recently, artificial intelligence has received great attention because it simply refers to systems and devices that simulate the human mind</w:t>
      </w:r>
      <w:r w:rsidRPr="003A23E2">
        <w:rPr>
          <w:rFonts w:cs="Calibri"/>
          <w:b/>
          <w:bCs/>
          <w:color w:val="000000" w:themeColor="text1"/>
          <w:sz w:val="36"/>
          <w:szCs w:val="36"/>
        </w:rPr>
        <w:t>.</w:t>
      </w:r>
    </w:p>
    <w:p w14:paraId="6252545E" w14:textId="77777777" w:rsidR="003A23E2" w:rsidRPr="003A23E2" w:rsidRDefault="003A23E2" w:rsidP="002E1AB2">
      <w:pPr>
        <w:pStyle w:val="Heading1"/>
        <w:jc w:val="both"/>
        <w:rPr>
          <w:sz w:val="36"/>
          <w:szCs w:val="36"/>
        </w:rPr>
      </w:pPr>
      <w:r w:rsidRPr="003A23E2">
        <w:rPr>
          <w:sz w:val="36"/>
          <w:szCs w:val="36"/>
        </w:rPr>
        <w:t>1.</w:t>
      </w:r>
      <w:r w:rsidRPr="003A23E2">
        <w:rPr>
          <w:b/>
          <w:bCs/>
          <w:sz w:val="36"/>
          <w:szCs w:val="36"/>
        </w:rPr>
        <w:t xml:space="preserve">sudoku </w:t>
      </w:r>
    </w:p>
    <w:p w14:paraId="0B7B957C" w14:textId="77777777" w:rsidR="003A23E2" w:rsidRPr="003A23E2" w:rsidRDefault="003A23E2" w:rsidP="002E1AB2">
      <w:pPr>
        <w:bidi w:val="0"/>
        <w:rPr>
          <w:sz w:val="36"/>
          <w:szCs w:val="36"/>
          <w:rtl/>
        </w:rPr>
      </w:pPr>
      <w:r w:rsidRPr="003A23E2">
        <w:rPr>
          <w:b/>
          <w:bCs/>
          <w:sz w:val="36"/>
          <w:szCs w:val="36"/>
        </w:rPr>
        <w:t>sudoku</w:t>
      </w:r>
      <w:r w:rsidRPr="003A23E2">
        <w:rPr>
          <w:sz w:val="36"/>
          <w:szCs w:val="36"/>
        </w:rPr>
        <w:t>, also known as </w:t>
      </w:r>
      <w:r w:rsidRPr="003A23E2">
        <w:rPr>
          <w:b/>
          <w:bCs/>
          <w:sz w:val="36"/>
          <w:szCs w:val="36"/>
        </w:rPr>
        <w:t>Su Doku</w:t>
      </w:r>
      <w:r w:rsidRPr="003A23E2">
        <w:rPr>
          <w:sz w:val="36"/>
          <w:szCs w:val="36"/>
        </w:rPr>
        <w:t xml:space="preserve">, The popular Japanese puzzle game Sudoku is based on the </w:t>
      </w:r>
      <w:r w:rsidRPr="003A23E2">
        <w:rPr>
          <w:b/>
          <w:bCs/>
          <w:sz w:val="36"/>
          <w:szCs w:val="36"/>
        </w:rPr>
        <w:t>logical</w:t>
      </w:r>
      <w:r w:rsidRPr="003A23E2">
        <w:rPr>
          <w:sz w:val="36"/>
          <w:szCs w:val="36"/>
        </w:rPr>
        <w:t xml:space="preserve"> placement of numbers. Sudoku doesn't require any calculation nor special math skills; all that is needed are brains and </w:t>
      </w:r>
      <w:r w:rsidRPr="003A23E2">
        <w:rPr>
          <w:b/>
          <w:bCs/>
          <w:sz w:val="36"/>
          <w:szCs w:val="36"/>
        </w:rPr>
        <w:t>concentration</w:t>
      </w:r>
      <w:r w:rsidRPr="003A23E2">
        <w:rPr>
          <w:sz w:val="36"/>
          <w:szCs w:val="36"/>
        </w:rPr>
        <w:t xml:space="preserve">. </w:t>
      </w:r>
    </w:p>
    <w:p w14:paraId="1F2268C7" w14:textId="77777777" w:rsidR="003A23E2" w:rsidRPr="003A23E2" w:rsidRDefault="003A23E2" w:rsidP="002E1AB2">
      <w:pPr>
        <w:bidi w:val="0"/>
        <w:rPr>
          <w:sz w:val="36"/>
          <w:szCs w:val="36"/>
        </w:rPr>
      </w:pPr>
      <w:r w:rsidRPr="003A23E2">
        <w:rPr>
          <w:b/>
          <w:bCs/>
          <w:sz w:val="36"/>
          <w:szCs w:val="36"/>
        </w:rPr>
        <w:t>sudoku</w:t>
      </w:r>
      <w:r w:rsidRPr="003A23E2">
        <w:rPr>
          <w:sz w:val="36"/>
          <w:szCs w:val="36"/>
        </w:rPr>
        <w:t xml:space="preserve"> consists of a 9 × 9 grid with numbers appearing in some of the squares. The object of the puzzle is to fill the remaining squares, using all the numbers 1–9 exactly once in each row, column, and the nine 3 × 3 subgrids.</w:t>
      </w:r>
    </w:p>
    <w:p w14:paraId="061A4CA6" w14:textId="77777777" w:rsidR="003A23E2" w:rsidRPr="003A23E2" w:rsidRDefault="003A23E2" w:rsidP="002E1AB2">
      <w:pPr>
        <w:pStyle w:val="Heading1"/>
        <w:rPr>
          <w:sz w:val="36"/>
          <w:szCs w:val="36"/>
        </w:rPr>
      </w:pPr>
      <w:r w:rsidRPr="003A23E2">
        <w:rPr>
          <w:sz w:val="36"/>
          <w:szCs w:val="36"/>
        </w:rPr>
        <w:t>2.</w:t>
      </w:r>
      <w:r w:rsidRPr="003A23E2">
        <w:rPr>
          <w:b/>
          <w:bCs/>
          <w:sz w:val="36"/>
          <w:szCs w:val="36"/>
        </w:rPr>
        <w:t>Sudoku</w:t>
      </w:r>
      <w:r w:rsidRPr="003A23E2">
        <w:rPr>
          <w:sz w:val="36"/>
          <w:szCs w:val="36"/>
        </w:rPr>
        <w:t xml:space="preserve"> originate</w:t>
      </w:r>
    </w:p>
    <w:p w14:paraId="39FB322E" w14:textId="77777777" w:rsidR="003A23E2" w:rsidRPr="003A23E2" w:rsidRDefault="003A23E2" w:rsidP="002E1AB2">
      <w:pPr>
        <w:bidi w:val="0"/>
        <w:rPr>
          <w:sz w:val="36"/>
          <w:szCs w:val="36"/>
        </w:rPr>
      </w:pPr>
      <w:r w:rsidRPr="003A23E2">
        <w:rPr>
          <w:b/>
          <w:bCs/>
          <w:sz w:val="36"/>
          <w:szCs w:val="36"/>
        </w:rPr>
        <w:t>Maki Kaji</w:t>
      </w:r>
      <w:r w:rsidRPr="003A23E2">
        <w:rPr>
          <w:sz w:val="36"/>
          <w:szCs w:val="36"/>
        </w:rPr>
        <w:t>, the creator of the numbers puzzle sudoku that's drawn fans around the world, has died. He was 69. TOKYO-</w:t>
      </w:r>
    </w:p>
    <w:p w14:paraId="2558F569" w14:textId="025011DC" w:rsidR="003A23E2" w:rsidRPr="003A23E2" w:rsidRDefault="003A23E2" w:rsidP="002E1AB2">
      <w:pPr>
        <w:bidi w:val="0"/>
        <w:rPr>
          <w:sz w:val="36"/>
          <w:szCs w:val="36"/>
        </w:rPr>
      </w:pPr>
      <w:r w:rsidRPr="003A23E2">
        <w:rPr>
          <w:sz w:val="36"/>
          <w:szCs w:val="36"/>
        </w:rPr>
        <w:t>Although sudoku-type patterns had been used earlier in agricultural design, their first appearance in puzzle form was in 1979 in a New York-based puzzle magazine, which called them Number Place puzzles. They next appeared in 1984 in a magazine in Japan, where they acquire</w:t>
      </w:r>
      <w:r w:rsidRPr="003A23E2">
        <w:rPr>
          <w:sz w:val="36"/>
          <w:szCs w:val="36"/>
          <w:rtl/>
        </w:rPr>
        <w:t xml:space="preserve"> </w:t>
      </w:r>
      <w:r w:rsidRPr="003A23E2">
        <w:rPr>
          <w:sz w:val="36"/>
          <w:szCs w:val="36"/>
        </w:rPr>
        <w:t>the name sudoku (abbreviated from </w:t>
      </w:r>
      <w:r w:rsidRPr="003A23E2">
        <w:rPr>
          <w:i/>
          <w:iCs/>
          <w:sz w:val="36"/>
          <w:szCs w:val="36"/>
        </w:rPr>
        <w:t>suuji wa dokushin ni kagiru</w:t>
      </w:r>
      <w:r w:rsidRPr="003A23E2">
        <w:rPr>
          <w:sz w:val="36"/>
          <w:szCs w:val="36"/>
        </w:rPr>
        <w:t xml:space="preserve">, meaning “the numbers must remain single”). In spite of the puzzle’s </w:t>
      </w:r>
      <w:r w:rsidRPr="003A23E2">
        <w:rPr>
          <w:sz w:val="36"/>
          <w:szCs w:val="36"/>
        </w:rPr>
        <w:lastRenderedPageBreak/>
        <w:t>popularity in Japan, the worldwide sudoku explosion had to wait another 20 years.</w:t>
      </w:r>
    </w:p>
    <w:p w14:paraId="60CB7111" w14:textId="77777777" w:rsidR="003A23E2" w:rsidRPr="003A23E2" w:rsidRDefault="003A23E2" w:rsidP="002E1AB2">
      <w:pPr>
        <w:pStyle w:val="Heading1"/>
        <w:rPr>
          <w:b/>
          <w:bCs/>
          <w:sz w:val="36"/>
          <w:szCs w:val="36"/>
        </w:rPr>
      </w:pPr>
      <w:r w:rsidRPr="003A23E2">
        <w:rPr>
          <w:sz w:val="36"/>
          <w:szCs w:val="36"/>
        </w:rPr>
        <w:t xml:space="preserve">3. why we chose </w:t>
      </w:r>
      <w:r w:rsidRPr="003A23E2">
        <w:rPr>
          <w:b/>
          <w:bCs/>
          <w:sz w:val="36"/>
          <w:szCs w:val="36"/>
        </w:rPr>
        <w:t>Sudoku</w:t>
      </w:r>
    </w:p>
    <w:p w14:paraId="77BD94A8" w14:textId="77777777" w:rsidR="003A23E2" w:rsidRPr="003A23E2" w:rsidRDefault="003A23E2" w:rsidP="002E1AB2">
      <w:pPr>
        <w:bidi w:val="0"/>
        <w:rPr>
          <w:sz w:val="36"/>
          <w:szCs w:val="36"/>
        </w:rPr>
      </w:pPr>
      <w:r w:rsidRPr="003A23E2">
        <w:rPr>
          <w:sz w:val="36"/>
          <w:szCs w:val="36"/>
        </w:rPr>
        <w:t>The puzzle,however, raised interesting </w:t>
      </w:r>
      <w:r w:rsidRPr="003A23E2">
        <w:rPr>
          <w:b/>
          <w:bCs/>
          <w:sz w:val="36"/>
          <w:szCs w:val="36"/>
        </w:rPr>
        <w:t>combinatorial</w:t>
      </w:r>
      <w:r w:rsidRPr="003A23E2">
        <w:rPr>
          <w:sz w:val="36"/>
          <w:szCs w:val="36"/>
        </w:rPr>
        <w:t> problems for mathematicians, two of whom proved in 2005 that there are 6,670,903,752,021,072,936,960 possible sudoku grids.</w:t>
      </w:r>
    </w:p>
    <w:p w14:paraId="3EFCD80F" w14:textId="77777777" w:rsidR="003A23E2" w:rsidRPr="003A23E2" w:rsidRDefault="003A23E2" w:rsidP="002E1AB2">
      <w:pPr>
        <w:bidi w:val="0"/>
        <w:rPr>
          <w:sz w:val="36"/>
          <w:szCs w:val="36"/>
        </w:rPr>
      </w:pPr>
      <w:r w:rsidRPr="003A23E2">
        <w:rPr>
          <w:sz w:val="36"/>
          <w:szCs w:val="36"/>
        </w:rPr>
        <w:t xml:space="preserve">an </w:t>
      </w:r>
      <w:r w:rsidRPr="003A23E2">
        <w:rPr>
          <w:b/>
          <w:bCs/>
          <w:sz w:val="36"/>
          <w:szCs w:val="36"/>
        </w:rPr>
        <w:t>optimization</w:t>
      </w:r>
      <w:r w:rsidRPr="003A23E2">
        <w:rPr>
          <w:sz w:val="36"/>
          <w:szCs w:val="36"/>
        </w:rPr>
        <w:t xml:space="preserve"> problem </w:t>
      </w:r>
      <w:r w:rsidRPr="003A23E2">
        <w:rPr>
          <w:b/>
          <w:bCs/>
          <w:sz w:val="36"/>
          <w:szCs w:val="36"/>
        </w:rPr>
        <w:t>Sudoku</w:t>
      </w:r>
      <w:r w:rsidRPr="003A23E2">
        <w:rPr>
          <w:sz w:val="36"/>
          <w:szCs w:val="36"/>
        </w:rPr>
        <w:t xml:space="preserve"> belongs to the group of </w:t>
      </w:r>
      <w:r w:rsidRPr="003A23E2">
        <w:rPr>
          <w:b/>
          <w:bCs/>
          <w:sz w:val="36"/>
          <w:szCs w:val="36"/>
        </w:rPr>
        <w:t>combinatorial</w:t>
      </w:r>
      <w:r w:rsidRPr="003A23E2">
        <w:rPr>
          <w:sz w:val="36"/>
          <w:szCs w:val="36"/>
        </w:rPr>
        <w:t xml:space="preserve"> problems, but it is also a constraint </w:t>
      </w:r>
      <w:r w:rsidRPr="003A23E2">
        <w:rPr>
          <w:b/>
          <w:bCs/>
          <w:sz w:val="36"/>
          <w:szCs w:val="36"/>
        </w:rPr>
        <w:t>satisfaction</w:t>
      </w:r>
      <w:r w:rsidRPr="003A23E2">
        <w:rPr>
          <w:sz w:val="36"/>
          <w:szCs w:val="36"/>
        </w:rPr>
        <w:t xml:space="preserve"> problem. We will test if genetic algorithm </w:t>
      </w:r>
      <w:r w:rsidRPr="003A23E2">
        <w:rPr>
          <w:b/>
          <w:bCs/>
          <w:sz w:val="36"/>
          <w:szCs w:val="36"/>
        </w:rPr>
        <w:t>optimization</w:t>
      </w:r>
      <w:r w:rsidRPr="003A23E2">
        <w:rPr>
          <w:sz w:val="36"/>
          <w:szCs w:val="36"/>
        </w:rPr>
        <w:t xml:space="preserve"> is an efficient method for solving </w:t>
      </w:r>
      <w:r w:rsidRPr="003A23E2">
        <w:rPr>
          <w:b/>
          <w:bCs/>
          <w:sz w:val="36"/>
          <w:szCs w:val="36"/>
        </w:rPr>
        <w:t>Sudoku</w:t>
      </w:r>
      <w:r w:rsidRPr="003A23E2">
        <w:rPr>
          <w:sz w:val="36"/>
          <w:szCs w:val="36"/>
        </w:rPr>
        <w:t xml:space="preserve"> puzzles and to generate new puzzles. Another goal is to find out if the puzzles, that are difficult for human solver, are also difficult for the </w:t>
      </w:r>
      <w:r w:rsidRPr="003A23E2">
        <w:rPr>
          <w:b/>
          <w:bCs/>
          <w:sz w:val="36"/>
          <w:szCs w:val="36"/>
        </w:rPr>
        <w:t>genetic</w:t>
      </w:r>
      <w:r w:rsidRPr="003A23E2">
        <w:rPr>
          <w:sz w:val="36"/>
          <w:szCs w:val="36"/>
        </w:rPr>
        <w:t xml:space="preserve"> </w:t>
      </w:r>
      <w:r w:rsidRPr="003A23E2">
        <w:rPr>
          <w:b/>
          <w:bCs/>
          <w:sz w:val="36"/>
          <w:szCs w:val="36"/>
        </w:rPr>
        <w:t>algorithms</w:t>
      </w:r>
      <w:r w:rsidRPr="003A23E2">
        <w:rPr>
          <w:sz w:val="36"/>
          <w:szCs w:val="36"/>
        </w:rPr>
        <w:t>.</w:t>
      </w:r>
    </w:p>
    <w:p w14:paraId="5C845125" w14:textId="6974A44B" w:rsidR="003A23E2" w:rsidRDefault="003A23E2" w:rsidP="002E1AB2">
      <w:pPr>
        <w:bidi w:val="0"/>
        <w:jc w:val="both"/>
        <w:rPr>
          <w:sz w:val="36"/>
          <w:szCs w:val="36"/>
        </w:rPr>
      </w:pPr>
      <w:r w:rsidRPr="003A23E2">
        <w:rPr>
          <w:b/>
          <w:bCs/>
          <w:sz w:val="36"/>
          <w:szCs w:val="36"/>
        </w:rPr>
        <w:t>Sudoku</w:t>
      </w:r>
      <w:r w:rsidRPr="003A23E2">
        <w:rPr>
          <w:sz w:val="36"/>
          <w:szCs w:val="36"/>
        </w:rPr>
        <w:t xml:space="preserve"> today is a popular game throughout the world and it appears in multiple medias, including websites, newspapers and books. As a result, it is of interest to find effective Sudoku solving and generating algorithms. For most purposes there already exists satisfactory algorithms, and it might be hard to see the benefit of studying Sudoku solving algorithms. There is, however, still some value in studying Sudoku solving algorithms as it might reveal how to deal with difficult variations of </w:t>
      </w:r>
      <w:r w:rsidRPr="003A23E2">
        <w:rPr>
          <w:b/>
          <w:bCs/>
          <w:sz w:val="36"/>
          <w:szCs w:val="36"/>
        </w:rPr>
        <w:t>Sudoku</w:t>
      </w:r>
      <w:r w:rsidRPr="003A23E2">
        <w:rPr>
          <w:sz w:val="36"/>
          <w:szCs w:val="36"/>
        </w:rPr>
        <w:t xml:space="preserve">, such as puzzles with 16x16 grids. </w:t>
      </w:r>
      <w:r w:rsidRPr="003A23E2">
        <w:rPr>
          <w:b/>
          <w:bCs/>
          <w:sz w:val="36"/>
          <w:szCs w:val="36"/>
        </w:rPr>
        <w:t>Sudoku</w:t>
      </w:r>
      <w:r w:rsidRPr="003A23E2">
        <w:rPr>
          <w:sz w:val="36"/>
          <w:szCs w:val="36"/>
        </w:rPr>
        <w:t xml:space="preserve"> is also, a </w:t>
      </w:r>
      <w:r w:rsidRPr="003A23E2">
        <w:rPr>
          <w:b/>
          <w:bCs/>
          <w:sz w:val="36"/>
          <w:szCs w:val="36"/>
        </w:rPr>
        <w:t xml:space="preserve">NP-Complete </w:t>
      </w:r>
      <w:r w:rsidRPr="003A23E2">
        <w:rPr>
          <w:sz w:val="36"/>
          <w:szCs w:val="36"/>
        </w:rPr>
        <w:t xml:space="preserve">problem which means that it is one of a set of </w:t>
      </w:r>
      <w:r w:rsidRPr="003A23E2">
        <w:rPr>
          <w:b/>
          <w:bCs/>
          <w:sz w:val="36"/>
          <w:szCs w:val="36"/>
        </w:rPr>
        <w:t>computational</w:t>
      </w:r>
      <w:r w:rsidRPr="003A23E2">
        <w:rPr>
          <w:sz w:val="36"/>
          <w:szCs w:val="36"/>
        </w:rPr>
        <w:t xml:space="preserve"> difficult problems.One goal of this study is therefore to </w:t>
      </w:r>
      <w:r w:rsidRPr="003A23E2">
        <w:rPr>
          <w:sz w:val="36"/>
          <w:szCs w:val="36"/>
        </w:rPr>
        <w:lastRenderedPageBreak/>
        <w:t>contribute to the discussion about how such puzzles can be dealt with.</w:t>
      </w:r>
    </w:p>
    <w:p w14:paraId="793FAD85" w14:textId="77777777" w:rsidR="002E1AB2" w:rsidRDefault="002E1AB2" w:rsidP="002E1AB2">
      <w:pPr>
        <w:jc w:val="right"/>
        <w:rPr>
          <w:rFonts w:cstheme="minorHAnsi"/>
          <w:b/>
          <w:bCs/>
          <w:color w:val="FF33CC"/>
          <w:sz w:val="48"/>
          <w:szCs w:val="48"/>
        </w:rPr>
      </w:pPr>
    </w:p>
    <w:p w14:paraId="1AF0B17E" w14:textId="77777777" w:rsidR="002E1AB2" w:rsidRDefault="002E1AB2" w:rsidP="002E1AB2">
      <w:pPr>
        <w:jc w:val="right"/>
        <w:rPr>
          <w:rFonts w:cstheme="minorHAnsi"/>
          <w:b/>
          <w:bCs/>
          <w:color w:val="FF33CC"/>
          <w:sz w:val="48"/>
          <w:szCs w:val="48"/>
        </w:rPr>
      </w:pPr>
    </w:p>
    <w:p w14:paraId="1ED5F116" w14:textId="77777777" w:rsidR="002E1AB2" w:rsidRPr="002E1AB2" w:rsidRDefault="002E1AB2" w:rsidP="002E1AB2">
      <w:pPr>
        <w:rPr>
          <w:rFonts w:cstheme="minorHAnsi"/>
          <w:b/>
          <w:bCs/>
          <w:color w:val="FF33CC"/>
          <w:sz w:val="36"/>
          <w:szCs w:val="36"/>
          <w:rtl/>
        </w:rPr>
      </w:pPr>
      <w:r w:rsidRPr="002E1AB2">
        <w:rPr>
          <w:rFonts w:cstheme="minorHAnsi" w:hint="cs"/>
          <w:b/>
          <w:bCs/>
          <w:color w:val="FF33CC"/>
          <w:sz w:val="36"/>
          <w:szCs w:val="36"/>
          <w:rtl/>
        </w:rPr>
        <w:t>المقدمة</w:t>
      </w:r>
    </w:p>
    <w:p w14:paraId="108EA952"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 xml:space="preserve">نال الذكاء الاصطناعي في الاونه الاخيره اهتمام كبير لأنه ببساطه يشير الى الانظمة والاجهزة التي تحاكي العقل البشري، سنتطرق في هذه المادة على انشاء لعبة تعتمد على خوارزمية التراجع التي هي نوع من انواع </w:t>
      </w:r>
      <w:r w:rsidRPr="002E1AB2">
        <w:rPr>
          <w:rFonts w:cstheme="minorHAnsi"/>
          <w:b/>
          <w:bCs/>
          <w:color w:val="000000" w:themeColor="text1"/>
          <w:sz w:val="36"/>
          <w:szCs w:val="36"/>
        </w:rPr>
        <w:t>csp</w:t>
      </w:r>
      <w:r w:rsidRPr="002E1AB2">
        <w:rPr>
          <w:rFonts w:cs="Calibri"/>
          <w:b/>
          <w:bCs/>
          <w:color w:val="000000" w:themeColor="text1"/>
          <w:sz w:val="36"/>
          <w:szCs w:val="36"/>
          <w:rtl/>
        </w:rPr>
        <w:t xml:space="preserve"> .</w:t>
      </w:r>
    </w:p>
    <w:p w14:paraId="4C02577A" w14:textId="77777777" w:rsidR="002E1AB2" w:rsidRPr="002E1AB2" w:rsidRDefault="002E1AB2" w:rsidP="002E1AB2">
      <w:pPr>
        <w:rPr>
          <w:rFonts w:cstheme="minorHAnsi"/>
          <w:b/>
          <w:bCs/>
          <w:color w:val="C45911" w:themeColor="accent2" w:themeShade="BF"/>
          <w:sz w:val="36"/>
          <w:szCs w:val="36"/>
          <w:rtl/>
        </w:rPr>
      </w:pPr>
      <w:r w:rsidRPr="002E1AB2">
        <w:rPr>
          <w:rFonts w:cs="Calibri"/>
          <w:b/>
          <w:bCs/>
          <w:color w:val="C45911" w:themeColor="accent2" w:themeShade="BF"/>
          <w:sz w:val="36"/>
          <w:szCs w:val="36"/>
          <w:rtl/>
        </w:rPr>
        <w:t>1- سودوكو</w:t>
      </w:r>
    </w:p>
    <w:p w14:paraId="10E2AF00" w14:textId="77777777" w:rsidR="002E1AB2" w:rsidRPr="002E1AB2" w:rsidRDefault="002E1AB2" w:rsidP="002E1AB2">
      <w:pPr>
        <w:rPr>
          <w:rFonts w:cstheme="minorHAnsi"/>
          <w:b/>
          <w:bCs/>
          <w:color w:val="000000" w:themeColor="text1"/>
          <w:sz w:val="36"/>
          <w:szCs w:val="36"/>
          <w:rtl/>
        </w:rPr>
      </w:pP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 المعروف أيضًا باسم </w:t>
      </w:r>
      <w:r w:rsidRPr="002E1AB2">
        <w:rPr>
          <w:rFonts w:cstheme="minorHAnsi"/>
          <w:b/>
          <w:bCs/>
          <w:color w:val="000000" w:themeColor="text1"/>
          <w:sz w:val="36"/>
          <w:szCs w:val="36"/>
        </w:rPr>
        <w:t>Su Doku</w:t>
      </w:r>
      <w:r w:rsidRPr="002E1AB2">
        <w:rPr>
          <w:rFonts w:cs="Calibri"/>
          <w:b/>
          <w:bCs/>
          <w:color w:val="000000" w:themeColor="text1"/>
          <w:sz w:val="36"/>
          <w:szCs w:val="36"/>
          <w:rtl/>
        </w:rPr>
        <w:t xml:space="preserve"> ، تعتمد لعبة الألغاز اليابانية الشهيرة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على الوضع المنطقي للأرقام. لا تتطلب لعبة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أي حسابات ولا مهارات رياضية خاصة ؛ كل ما هو مطلوب هو العقول والتركيز.</w:t>
      </w:r>
    </w:p>
    <w:p w14:paraId="63605802"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يتكون سودوكو من شبكة 9 × 9 مع ظهور أرقام في بعض المربعات. الهدف من اللغز هو ملء المربعات المتبقية ، باستخدام جميع الأرقام من 1 إلى 9 مرة واحدة بالضبط في كل صف وعمود والشبكات الفرعية التسع 3 × 3.</w:t>
      </w:r>
    </w:p>
    <w:p w14:paraId="021D29BC" w14:textId="77777777" w:rsidR="002E1AB2" w:rsidRPr="002E1AB2" w:rsidRDefault="002E1AB2" w:rsidP="002E1AB2">
      <w:pPr>
        <w:rPr>
          <w:rFonts w:cstheme="minorHAnsi"/>
          <w:b/>
          <w:bCs/>
          <w:color w:val="C45911" w:themeColor="accent2" w:themeShade="BF"/>
          <w:sz w:val="36"/>
          <w:szCs w:val="36"/>
          <w:rtl/>
        </w:rPr>
      </w:pPr>
      <w:r w:rsidRPr="002E1AB2">
        <w:rPr>
          <w:rFonts w:cs="Calibri"/>
          <w:b/>
          <w:bCs/>
          <w:color w:val="C45911" w:themeColor="accent2" w:themeShade="BF"/>
          <w:sz w:val="36"/>
          <w:szCs w:val="36"/>
          <w:rtl/>
        </w:rPr>
        <w:t>2-أصل سودوكو</w:t>
      </w:r>
    </w:p>
    <w:p w14:paraId="33D6BF14"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مات ماكي كاجي ، مبتكر لعبة الألغاز سودوكو للأرقام التي جذبت المعجبين حول العالم. كان عمره 69 عامًا. طوكيو-</w:t>
      </w:r>
    </w:p>
    <w:p w14:paraId="506D3B6F"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 xml:space="preserve">على الرغم من استخدام أنماط سودوكو في وقت سابق في التصميم الزراعي ، إلا أن ظهورها الأول في شكل ألغاز كان في عام 1979 في مجلة ألغاز مقرها نيويورك ، والتي أطلق عليها اسم </w:t>
      </w:r>
      <w:r w:rsidRPr="002E1AB2">
        <w:rPr>
          <w:rFonts w:cstheme="minorHAnsi"/>
          <w:b/>
          <w:bCs/>
          <w:color w:val="000000" w:themeColor="text1"/>
          <w:sz w:val="36"/>
          <w:szCs w:val="36"/>
        </w:rPr>
        <w:t>Number Place Puzzles</w:t>
      </w:r>
      <w:r w:rsidRPr="002E1AB2">
        <w:rPr>
          <w:rFonts w:cs="Calibri"/>
          <w:b/>
          <w:bCs/>
          <w:color w:val="000000" w:themeColor="text1"/>
          <w:sz w:val="36"/>
          <w:szCs w:val="36"/>
          <w:rtl/>
        </w:rPr>
        <w:t xml:space="preserve">. ظهروا بعد ذلك في عام 1984 في مجلة في اليابان ، حيث حصلوا على اسم سودوكو (مختصر من </w:t>
      </w:r>
      <w:r w:rsidRPr="002E1AB2">
        <w:rPr>
          <w:rFonts w:cstheme="minorHAnsi"/>
          <w:b/>
          <w:bCs/>
          <w:color w:val="000000" w:themeColor="text1"/>
          <w:sz w:val="36"/>
          <w:szCs w:val="36"/>
        </w:rPr>
        <w:t>suuji wa dokushin ni kagiru</w:t>
      </w:r>
      <w:r w:rsidRPr="002E1AB2">
        <w:rPr>
          <w:rFonts w:cs="Calibri"/>
          <w:b/>
          <w:bCs/>
          <w:color w:val="000000" w:themeColor="text1"/>
          <w:sz w:val="36"/>
          <w:szCs w:val="36"/>
          <w:rtl/>
        </w:rPr>
        <w:t xml:space="preserve"> ، مما يعني "يجب أن تظل الأرقام مفردة"). </w:t>
      </w:r>
      <w:r w:rsidRPr="002E1AB2">
        <w:rPr>
          <w:rFonts w:cs="Calibri"/>
          <w:b/>
          <w:bCs/>
          <w:color w:val="000000" w:themeColor="text1"/>
          <w:sz w:val="36"/>
          <w:szCs w:val="36"/>
          <w:rtl/>
        </w:rPr>
        <w:lastRenderedPageBreak/>
        <w:t>على الرغم من شعبية اللغز في اليابان ، كان على انفجار سودوكو العالمي أن ينتظر 20 عامًا أخرى.</w:t>
      </w:r>
    </w:p>
    <w:p w14:paraId="098DE1A7" w14:textId="77777777" w:rsidR="002E1AB2" w:rsidRPr="002E1AB2" w:rsidRDefault="002E1AB2" w:rsidP="002E1AB2">
      <w:pPr>
        <w:rPr>
          <w:rFonts w:cstheme="minorHAnsi"/>
          <w:b/>
          <w:bCs/>
          <w:color w:val="000000" w:themeColor="text1"/>
          <w:sz w:val="36"/>
          <w:szCs w:val="36"/>
          <w:rtl/>
        </w:rPr>
      </w:pPr>
    </w:p>
    <w:p w14:paraId="23166C5B" w14:textId="77777777" w:rsidR="002E1AB2" w:rsidRPr="002E1AB2" w:rsidRDefault="002E1AB2" w:rsidP="002E1AB2">
      <w:pPr>
        <w:rPr>
          <w:rFonts w:cstheme="minorHAnsi"/>
          <w:b/>
          <w:bCs/>
          <w:color w:val="C45911" w:themeColor="accent2" w:themeShade="BF"/>
          <w:sz w:val="36"/>
          <w:szCs w:val="36"/>
          <w:rtl/>
        </w:rPr>
      </w:pPr>
      <w:r w:rsidRPr="002E1AB2">
        <w:rPr>
          <w:rFonts w:cs="Calibri"/>
          <w:b/>
          <w:bCs/>
          <w:color w:val="C45911" w:themeColor="accent2" w:themeShade="BF"/>
          <w:sz w:val="36"/>
          <w:szCs w:val="36"/>
          <w:rtl/>
        </w:rPr>
        <w:t>3. لماذا نختار سودوكو</w:t>
      </w:r>
    </w:p>
    <w:p w14:paraId="2E47AABD"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ومع ذلك ، أثار هذا اللغز مشاكل اندماجية مثيرة للاهتمام لعلماء الرياضيات ، أثبت اثنان منهم في عام 2005 أن هناك 6،670،903،752،021،072،936،960 شبكة سودوكو محتملة.</w:t>
      </w:r>
    </w:p>
    <w:p w14:paraId="0E6DD9AC"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 xml:space="preserve">تنتمي مشكلة التحسين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إلى مجموعة المشكلات الاندماجية ، ولكنها أيضًا مشكلة إرضاء القيد. سنختبر ما إذا كان تحسين الخوارزمية الجينية طريقة فعالة لحل ألغاز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ولإنشاء ألغاز جديدة. الهدف الآخر هو معرفة ما إذا كانت الألغاز ، التي يصعب على الإنسان حلها ، صعبة أيضًا على الخوارزميات الجينية.</w:t>
      </w:r>
    </w:p>
    <w:p w14:paraId="27445A20" w14:textId="77777777" w:rsidR="002E1AB2" w:rsidRPr="002E1AB2" w:rsidRDefault="002E1AB2" w:rsidP="002E1AB2">
      <w:pPr>
        <w:rPr>
          <w:rFonts w:cstheme="minorHAnsi"/>
          <w:b/>
          <w:bCs/>
          <w:color w:val="000000" w:themeColor="text1"/>
          <w:sz w:val="36"/>
          <w:szCs w:val="36"/>
          <w:rtl/>
        </w:rPr>
      </w:pPr>
      <w:r w:rsidRPr="002E1AB2">
        <w:rPr>
          <w:rFonts w:cs="Calibri"/>
          <w:b/>
          <w:bCs/>
          <w:color w:val="000000" w:themeColor="text1"/>
          <w:sz w:val="36"/>
          <w:szCs w:val="36"/>
          <w:rtl/>
        </w:rPr>
        <w:t xml:space="preserve">تعد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اليوم لعبة شائعة في جميع أنحاء العالم وتظهر في وسائط متعددة ، بما في ذلك مواقع الويب والصحف والكتب. نتيجة لذلك ، من المهم إيجاد خوارزميات فعالة لحل سودوكو وتوليدها. بالنسبة لمعظم الأغراض ، توجد بالفعل خوارزميات مرضية ، وقد يكون من الصعب رؤية فائدة دراسة خوارزميات حل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ومع ذلك ، لا تزال هناك بعض القيمة في دراسة خوارزميات حل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لأنها قد تكشف عن كيفية التعامل مع الاختلافات الصعبة في </w:t>
      </w:r>
      <w:r w:rsidRPr="002E1AB2">
        <w:rPr>
          <w:rFonts w:cstheme="minorHAnsi"/>
          <w:b/>
          <w:bCs/>
          <w:color w:val="000000" w:themeColor="text1"/>
          <w:sz w:val="36"/>
          <w:szCs w:val="36"/>
        </w:rPr>
        <w:t>Sudoku</w:t>
      </w:r>
      <w:r w:rsidRPr="002E1AB2">
        <w:rPr>
          <w:rFonts w:cs="Calibri"/>
          <w:b/>
          <w:bCs/>
          <w:color w:val="000000" w:themeColor="text1"/>
          <w:sz w:val="36"/>
          <w:szCs w:val="36"/>
          <w:rtl/>
        </w:rPr>
        <w:t xml:space="preserve"> ، مثل الألغاز ذات الشبكات 16</w:t>
      </w:r>
      <w:r w:rsidRPr="002E1AB2">
        <w:rPr>
          <w:rFonts w:cstheme="minorHAnsi"/>
          <w:b/>
          <w:bCs/>
          <w:color w:val="000000" w:themeColor="text1"/>
          <w:sz w:val="36"/>
          <w:szCs w:val="36"/>
        </w:rPr>
        <w:t>x16</w:t>
      </w:r>
      <w:r w:rsidRPr="002E1AB2">
        <w:rPr>
          <w:rFonts w:cs="Calibri"/>
          <w:b/>
          <w:bCs/>
          <w:color w:val="000000" w:themeColor="text1"/>
          <w:sz w:val="36"/>
          <w:szCs w:val="36"/>
          <w:rtl/>
        </w:rPr>
        <w:t xml:space="preserve">. سودوكو هي أيضًا مشكلة </w:t>
      </w:r>
      <w:r w:rsidRPr="002E1AB2">
        <w:rPr>
          <w:rFonts w:cstheme="minorHAnsi"/>
          <w:b/>
          <w:bCs/>
          <w:color w:val="000000" w:themeColor="text1"/>
          <w:sz w:val="36"/>
          <w:szCs w:val="36"/>
        </w:rPr>
        <w:t>NP-Complete</w:t>
      </w:r>
      <w:r w:rsidRPr="002E1AB2">
        <w:rPr>
          <w:rFonts w:cs="Calibri"/>
          <w:b/>
          <w:bCs/>
          <w:color w:val="000000" w:themeColor="text1"/>
          <w:sz w:val="36"/>
          <w:szCs w:val="36"/>
          <w:rtl/>
        </w:rPr>
        <w:t xml:space="preserve"> مما يعني أنها واحدة من مجموعة من المشاكل الحسابية الصعبة ، لذلك فإن أحد أهداف هذه الدراسة هو المساهمة في المناقشة حول كيفية التعامل مع مثل هذه الألغاز.</w:t>
      </w:r>
    </w:p>
    <w:p w14:paraId="3ACFB49A" w14:textId="680415E9" w:rsidR="002E1AB2" w:rsidRDefault="002E1AB2" w:rsidP="002E1AB2">
      <w:pPr>
        <w:bidi w:val="0"/>
        <w:jc w:val="both"/>
        <w:rPr>
          <w:sz w:val="36"/>
          <w:szCs w:val="36"/>
        </w:rPr>
      </w:pPr>
    </w:p>
    <w:p w14:paraId="0D7209BB" w14:textId="77777777" w:rsidR="002E1AB2" w:rsidRDefault="002E1AB2" w:rsidP="002E1AB2">
      <w:pPr>
        <w:jc w:val="right"/>
        <w:rPr>
          <w:rFonts w:cstheme="minorHAnsi"/>
          <w:b/>
          <w:bCs/>
          <w:color w:val="FF33CC"/>
          <w:sz w:val="48"/>
          <w:szCs w:val="48"/>
        </w:rPr>
      </w:pPr>
    </w:p>
    <w:p w14:paraId="6AEC0108" w14:textId="77777777" w:rsidR="002E1AB2" w:rsidRPr="002E1AB2" w:rsidRDefault="002E1AB2" w:rsidP="002E1AB2">
      <w:pPr>
        <w:jc w:val="right"/>
        <w:rPr>
          <w:rFonts w:cstheme="minorHAnsi"/>
          <w:b/>
          <w:bCs/>
          <w:color w:val="000000" w:themeColor="text1"/>
          <w:sz w:val="36"/>
          <w:szCs w:val="36"/>
        </w:rPr>
      </w:pPr>
      <w:r w:rsidRPr="002E1AB2">
        <w:rPr>
          <w:rFonts w:cstheme="minorHAnsi"/>
          <w:b/>
          <w:bCs/>
          <w:color w:val="000000" w:themeColor="text1"/>
          <w:sz w:val="36"/>
          <w:szCs w:val="36"/>
        </w:rPr>
        <w:lastRenderedPageBreak/>
        <w:t>It is a game in which the player is given a grid of numbers, which is partially filled, and the player completes filling in the numbers according to the restrictions of the game, which is no repetition in the row, column or cell</w:t>
      </w:r>
      <w:r w:rsidRPr="002E1AB2">
        <w:rPr>
          <w:rFonts w:cs="Calibri"/>
          <w:b/>
          <w:bCs/>
          <w:color w:val="000000" w:themeColor="text1"/>
          <w:sz w:val="36"/>
          <w:szCs w:val="36"/>
          <w:rtl/>
        </w:rPr>
        <w:t>.</w:t>
      </w:r>
    </w:p>
    <w:p w14:paraId="7AF06F49" w14:textId="77777777" w:rsidR="002E1AB2" w:rsidRPr="002E1AB2" w:rsidRDefault="002E1AB2" w:rsidP="002E1AB2">
      <w:pPr>
        <w:jc w:val="right"/>
        <w:rPr>
          <w:rFonts w:cstheme="minorHAnsi"/>
          <w:b/>
          <w:bCs/>
          <w:color w:val="000000" w:themeColor="text1"/>
          <w:sz w:val="36"/>
          <w:szCs w:val="36"/>
        </w:rPr>
      </w:pPr>
      <w:r w:rsidRPr="002E1AB2">
        <w:rPr>
          <w:rFonts w:cstheme="minorHAnsi"/>
          <w:b/>
          <w:bCs/>
          <w:color w:val="000000" w:themeColor="text1"/>
          <w:sz w:val="36"/>
          <w:szCs w:val="36"/>
        </w:rPr>
        <w:t>It's interesting that Sudoku is a number game, but no math is required for anyone trying to solve it</w:t>
      </w:r>
    </w:p>
    <w:p w14:paraId="74EA4C8F" w14:textId="77777777" w:rsidR="002E1AB2" w:rsidRPr="002E1AB2" w:rsidRDefault="002E1AB2" w:rsidP="002E1AB2">
      <w:pPr>
        <w:jc w:val="right"/>
        <w:rPr>
          <w:rFonts w:cstheme="minorHAnsi"/>
          <w:b/>
          <w:bCs/>
          <w:color w:val="000000" w:themeColor="text1"/>
          <w:sz w:val="36"/>
          <w:szCs w:val="36"/>
        </w:rPr>
      </w:pPr>
      <w:r w:rsidRPr="002E1AB2">
        <w:rPr>
          <w:rFonts w:cstheme="minorHAnsi"/>
          <w:b/>
          <w:bCs/>
          <w:color w:val="000000" w:themeColor="text1"/>
          <w:sz w:val="36"/>
          <w:szCs w:val="36"/>
        </w:rPr>
        <w:t>We must know that there is no known method or rule for finding the result quickly, it is considered an "np-problem"</w:t>
      </w:r>
    </w:p>
    <w:p w14:paraId="5B8812B1" w14:textId="77777777" w:rsidR="002E1AB2" w:rsidRPr="002E1AB2" w:rsidRDefault="002E1AB2" w:rsidP="002E1AB2">
      <w:pPr>
        <w:rPr>
          <w:rFonts w:cstheme="minorHAnsi"/>
          <w:b/>
          <w:bCs/>
          <w:color w:val="000000" w:themeColor="text1"/>
          <w:sz w:val="36"/>
          <w:szCs w:val="36"/>
        </w:rPr>
      </w:pPr>
    </w:p>
    <w:p w14:paraId="0E41FD2D" w14:textId="5E6852AB" w:rsidR="002E1AB2" w:rsidRPr="002E1AB2" w:rsidRDefault="00FC04CD" w:rsidP="002E1AB2">
      <w:pPr>
        <w:pStyle w:val="Heading1"/>
        <w:ind w:left="-340"/>
        <w:jc w:val="both"/>
        <w:rPr>
          <w:sz w:val="36"/>
          <w:szCs w:val="36"/>
        </w:rPr>
      </w:pPr>
      <w:ins w:id="0" w:author="rania ." w:date="2022-05-17T21:31:00Z">
        <w:r w:rsidRPr="00E842ED">
          <w:rPr>
            <w:noProof/>
            <w:sz w:val="44"/>
            <w:szCs w:val="44"/>
            <w:lang w:eastAsia="en-US"/>
            <w:rPrChange w:id="1" w:author="rania ." w:date="2022-05-17T21:32:00Z">
              <w:rPr>
                <w:noProof/>
                <w:sz w:val="30"/>
                <w:szCs w:val="30"/>
                <w:lang w:eastAsia="en-US"/>
              </w:rPr>
            </w:rPrChange>
          </w:rPr>
          <w:drawing>
            <wp:anchor distT="0" distB="0" distL="114300" distR="114300" simplePos="0" relativeHeight="251674624" behindDoc="0" locked="0" layoutInCell="1" allowOverlap="1" wp14:anchorId="005EF45C" wp14:editId="049B5E95">
              <wp:simplePos x="0" y="0"/>
              <wp:positionH relativeFrom="column">
                <wp:posOffset>4312031</wp:posOffset>
              </wp:positionH>
              <wp:positionV relativeFrom="paragraph">
                <wp:posOffset>377825</wp:posOffset>
              </wp:positionV>
              <wp:extent cx="2216785" cy="2166620"/>
              <wp:effectExtent l="0" t="0" r="5715" b="5080"/>
              <wp:wrapNone/>
              <wp:docPr id="1" name="Picture 1" descr="A picture containing outdoor, crossword puzzl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utdoor, crossword puzzle, wh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6785" cy="2166620"/>
                      </a:xfrm>
                      <a:prstGeom prst="rect">
                        <a:avLst/>
                      </a:prstGeom>
                    </pic:spPr>
                  </pic:pic>
                </a:graphicData>
              </a:graphic>
              <wp14:sizeRelH relativeFrom="page">
                <wp14:pctWidth>0</wp14:pctWidth>
              </wp14:sizeRelH>
              <wp14:sizeRelV relativeFrom="page">
                <wp14:pctHeight>0</wp14:pctHeight>
              </wp14:sizeRelV>
            </wp:anchor>
          </w:drawing>
        </w:r>
      </w:ins>
      <w:r w:rsidR="002E1AB2" w:rsidRPr="002E1AB2">
        <w:rPr>
          <w:noProof/>
          <w:sz w:val="36"/>
          <w:szCs w:val="36"/>
          <w:lang w:eastAsia="en-US"/>
        </w:rPr>
        <w:drawing>
          <wp:anchor distT="0" distB="0" distL="114300" distR="114300" simplePos="0" relativeHeight="251664384" behindDoc="0" locked="0" layoutInCell="1" allowOverlap="1" wp14:anchorId="6366CC86" wp14:editId="79C1189A">
            <wp:simplePos x="0" y="0"/>
            <wp:positionH relativeFrom="column">
              <wp:posOffset>6950710</wp:posOffset>
            </wp:positionH>
            <wp:positionV relativeFrom="paragraph">
              <wp:posOffset>363855</wp:posOffset>
            </wp:positionV>
            <wp:extent cx="2216785" cy="2166620"/>
            <wp:effectExtent l="0" t="0" r="5715" b="5080"/>
            <wp:wrapNone/>
            <wp:docPr id="30" name="Picture 30" descr="A picture containing outdoor, crossword puzzl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outdoor, crossword puzzle, wh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6785" cy="2166620"/>
                    </a:xfrm>
                    <a:prstGeom prst="rect">
                      <a:avLst/>
                    </a:prstGeom>
                  </pic:spPr>
                </pic:pic>
              </a:graphicData>
            </a:graphic>
            <wp14:sizeRelH relativeFrom="page">
              <wp14:pctWidth>0</wp14:pctWidth>
            </wp14:sizeRelH>
            <wp14:sizeRelV relativeFrom="page">
              <wp14:pctHeight>0</wp14:pctHeight>
            </wp14:sizeRelV>
          </wp:anchor>
        </w:drawing>
      </w:r>
      <w:r w:rsidR="002E1AB2" w:rsidRPr="002E1AB2">
        <w:rPr>
          <w:sz w:val="36"/>
          <w:szCs w:val="36"/>
        </w:rPr>
        <w:t>1.Definitions</w:t>
      </w:r>
    </w:p>
    <w:p w14:paraId="149A57E7" w14:textId="58EB855E" w:rsidR="002E1AB2" w:rsidRPr="002E1AB2" w:rsidRDefault="002E1AB2" w:rsidP="002E1AB2">
      <w:pPr>
        <w:spacing w:line="360" w:lineRule="auto"/>
        <w:jc w:val="right"/>
        <w:rPr>
          <w:sz w:val="36"/>
          <w:szCs w:val="36"/>
        </w:rPr>
      </w:pPr>
      <w:r w:rsidRPr="002E1AB2">
        <w:rPr>
          <w:b/>
          <w:bCs/>
          <w:color w:val="ED7D31" w:themeColor="accent2"/>
          <w:sz w:val="36"/>
          <w:szCs w:val="36"/>
        </w:rPr>
        <w:t>Box</w:t>
      </w:r>
      <w:r w:rsidRPr="002E1AB2">
        <w:rPr>
          <w:color w:val="000000" w:themeColor="text1"/>
          <w:sz w:val="36"/>
          <w:szCs w:val="36"/>
        </w:rPr>
        <w:t xml:space="preserve">: </w:t>
      </w:r>
      <w:r w:rsidRPr="002E1AB2">
        <w:rPr>
          <w:sz w:val="36"/>
          <w:szCs w:val="36"/>
        </w:rPr>
        <w:t xml:space="preserve">A 3x3 grid inside the Sudoku puzzle. </w:t>
      </w:r>
    </w:p>
    <w:p w14:paraId="002B075F" w14:textId="77777777" w:rsidR="002E1AB2" w:rsidRPr="002E1AB2" w:rsidRDefault="002E1AB2" w:rsidP="002E1AB2">
      <w:pPr>
        <w:spacing w:line="360" w:lineRule="auto"/>
        <w:jc w:val="right"/>
        <w:rPr>
          <w:sz w:val="36"/>
          <w:szCs w:val="36"/>
        </w:rPr>
      </w:pPr>
      <w:r w:rsidRPr="002E1AB2">
        <w:rPr>
          <w:sz w:val="36"/>
          <w:szCs w:val="36"/>
        </w:rPr>
        <w:t xml:space="preserve">It works the same as rows and columns, </w:t>
      </w:r>
    </w:p>
    <w:p w14:paraId="0DC681CF" w14:textId="77777777" w:rsidR="002E1AB2" w:rsidRPr="002E1AB2" w:rsidRDefault="002E1AB2" w:rsidP="002E1AB2">
      <w:pPr>
        <w:spacing w:line="360" w:lineRule="auto"/>
        <w:jc w:val="right"/>
        <w:rPr>
          <w:sz w:val="36"/>
          <w:szCs w:val="36"/>
        </w:rPr>
      </w:pPr>
      <w:r w:rsidRPr="002E1AB2">
        <w:rPr>
          <w:sz w:val="36"/>
          <w:szCs w:val="36"/>
        </w:rPr>
        <w:t>meaning it must contain the digits 1-9.</w:t>
      </w:r>
    </w:p>
    <w:p w14:paraId="136EA1D1" w14:textId="38F1A260" w:rsidR="002E1AB2" w:rsidRPr="002E1AB2" w:rsidRDefault="001F30F7" w:rsidP="002E1AB2">
      <w:pPr>
        <w:spacing w:line="360" w:lineRule="auto"/>
        <w:jc w:val="right"/>
        <w:rPr>
          <w:sz w:val="36"/>
          <w:szCs w:val="36"/>
        </w:rPr>
      </w:pPr>
      <w:ins w:id="2" w:author="rania ." w:date="2022-05-17T21:31:00Z">
        <w:r w:rsidRPr="00E842ED">
          <w:rPr>
            <w:noProof/>
            <w:sz w:val="44"/>
            <w:szCs w:val="44"/>
            <w:rPrChange w:id="3" w:author="rania ." w:date="2022-05-17T21:32:00Z">
              <w:rPr>
                <w:noProof/>
              </w:rPr>
            </w:rPrChange>
          </w:rPr>
          <mc:AlternateContent>
            <mc:Choice Requires="wps">
              <w:drawing>
                <wp:anchor distT="0" distB="0" distL="114300" distR="114300" simplePos="0" relativeHeight="251681792" behindDoc="0" locked="0" layoutInCell="1" allowOverlap="1" wp14:anchorId="133E106D" wp14:editId="53773136">
                  <wp:simplePos x="0" y="0"/>
                  <wp:positionH relativeFrom="column">
                    <wp:posOffset>4599940</wp:posOffset>
                  </wp:positionH>
                  <wp:positionV relativeFrom="paragraph">
                    <wp:posOffset>419481</wp:posOffset>
                  </wp:positionV>
                  <wp:extent cx="2120900" cy="635"/>
                  <wp:effectExtent l="0" t="0" r="0" b="12065"/>
                  <wp:wrapNone/>
                  <wp:docPr id="11" name="Text Box 11"/>
                  <wp:cNvGraphicFramePr/>
                  <a:graphic xmlns:a="http://schemas.openxmlformats.org/drawingml/2006/main">
                    <a:graphicData uri="http://schemas.microsoft.com/office/word/2010/wordprocessingShape">
                      <wps:wsp>
                        <wps:cNvSpPr txBox="1"/>
                        <wps:spPr>
                          <a:xfrm>
                            <a:off x="0" y="0"/>
                            <a:ext cx="2120900" cy="635"/>
                          </a:xfrm>
                          <a:prstGeom prst="rect">
                            <a:avLst/>
                          </a:prstGeom>
                          <a:solidFill>
                            <a:prstClr val="white"/>
                          </a:solidFill>
                          <a:ln>
                            <a:noFill/>
                          </a:ln>
                        </wps:spPr>
                        <wps:txbx>
                          <w:txbxContent>
                            <w:p w14:paraId="110603BC" w14:textId="317BB883" w:rsidR="001F30F7" w:rsidRPr="008776A5" w:rsidRDefault="001F30F7" w:rsidP="001F30F7">
                              <w:pPr>
                                <w:pStyle w:val="Caption"/>
                                <w:rPr>
                                  <w:caps/>
                                  <w:noProof/>
                                  <w:color w:val="ED7D31" w:themeColor="accent2"/>
                                  <w:spacing w:val="14"/>
                                  <w:sz w:val="30"/>
                                  <w:szCs w:val="30"/>
                                </w:rPr>
                              </w:pPr>
                              <w:r>
                                <w:t xml:space="preserve">Figure </w:t>
                              </w:r>
                              <w:r>
                                <w:fldChar w:fldCharType="begin"/>
                              </w:r>
                              <w:r>
                                <w:instrText xml:space="preserve"> SEQ Figure \* ARABIC </w:instrText>
                              </w:r>
                              <w:r>
                                <w:fldChar w:fldCharType="separate"/>
                              </w:r>
                              <w:r w:rsidR="0074332C">
                                <w:rPr>
                                  <w:noProof/>
                                </w:rPr>
                                <w:t>1</w:t>
                              </w:r>
                              <w:r>
                                <w:rPr>
                                  <w:noProof/>
                                </w:rPr>
                                <w:fldChar w:fldCharType="end"/>
                              </w:r>
                              <w:r>
                                <w:t>.</w:t>
                              </w:r>
                              <w:r w:rsidRPr="00132838">
                                <w:t xml:space="preserve"> </w:t>
                              </w:r>
                              <w:r>
                                <w:t>sample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E106D" id="Text Box 11" o:spid="_x0000_s1027" type="#_x0000_t202" style="position:absolute;margin-left:362.2pt;margin-top:33.05pt;width:167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" stroked="f">
                  <v:textbox style="mso-fit-shape-to-text:t" inset="0,0,0,0">
                    <w:txbxContent>
                      <w:p w14:paraId="110603BC" w14:textId="317BB883" w:rsidR="001F30F7" w:rsidRPr="008776A5" w:rsidRDefault="001F30F7" w:rsidP="001F30F7">
                        <w:pPr>
                          <w:pStyle w:val="Caption"/>
                          <w:rPr>
                            <w:caps/>
                            <w:noProof/>
                            <w:color w:val="ED7D31" w:themeColor="accent2"/>
                            <w:spacing w:val="14"/>
                            <w:sz w:val="30"/>
                            <w:szCs w:val="30"/>
                          </w:rPr>
                        </w:pPr>
                        <w:r>
                          <w:t xml:space="preserve">Figure </w:t>
                        </w:r>
                        <w:r>
                          <w:fldChar w:fldCharType="begin"/>
                        </w:r>
                        <w:r>
                          <w:instrText xml:space="preserve"> SEQ Figure \* ARABIC </w:instrText>
                        </w:r>
                        <w:r>
                          <w:fldChar w:fldCharType="separate"/>
                        </w:r>
                        <w:r w:rsidR="0074332C">
                          <w:rPr>
                            <w:noProof/>
                          </w:rPr>
                          <w:t>1</w:t>
                        </w:r>
                        <w:r>
                          <w:rPr>
                            <w:noProof/>
                          </w:rPr>
                          <w:fldChar w:fldCharType="end"/>
                        </w:r>
                        <w:r>
                          <w:t>.</w:t>
                        </w:r>
                        <w:r w:rsidRPr="00132838">
                          <w:t xml:space="preserve"> </w:t>
                        </w:r>
                        <w:r>
                          <w:t>sample</w:t>
                        </w:r>
                      </w:p>
                    </w:txbxContent>
                  </v:textbox>
                </v:shape>
              </w:pict>
            </mc:Fallback>
          </mc:AlternateContent>
        </w:r>
      </w:ins>
      <w:r w:rsidR="002E1AB2" w:rsidRPr="002E1AB2">
        <w:rPr>
          <w:noProof/>
          <w:sz w:val="36"/>
          <w:szCs w:val="36"/>
        </w:rPr>
        <mc:AlternateContent>
          <mc:Choice Requires="wps">
            <w:drawing>
              <wp:anchor distT="0" distB="0" distL="114300" distR="114300" simplePos="0" relativeHeight="251665408" behindDoc="0" locked="0" layoutInCell="1" allowOverlap="1" wp14:anchorId="7FD9C9AC" wp14:editId="611AC3E4">
                <wp:simplePos x="0" y="0"/>
                <wp:positionH relativeFrom="column">
                  <wp:posOffset>7196455</wp:posOffset>
                </wp:positionH>
                <wp:positionV relativeFrom="paragraph">
                  <wp:posOffset>183515</wp:posOffset>
                </wp:positionV>
                <wp:extent cx="2120900" cy="635"/>
                <wp:effectExtent l="0" t="0" r="0" b="12065"/>
                <wp:wrapNone/>
                <wp:docPr id="26" name="Text Box 26"/>
                <wp:cNvGraphicFramePr/>
                <a:graphic xmlns:a="http://schemas.openxmlformats.org/drawingml/2006/main">
                  <a:graphicData uri="http://schemas.microsoft.com/office/word/2010/wordprocessingShape">
                    <wps:wsp>
                      <wps:cNvSpPr txBox="1"/>
                      <wps:spPr>
                        <a:xfrm>
                          <a:off x="0" y="0"/>
                          <a:ext cx="2120900" cy="635"/>
                        </a:xfrm>
                        <a:prstGeom prst="rect">
                          <a:avLst/>
                        </a:prstGeom>
                        <a:solidFill>
                          <a:prstClr val="white"/>
                        </a:solidFill>
                        <a:ln>
                          <a:noFill/>
                        </a:ln>
                      </wps:spPr>
                      <wps:txbx>
                        <w:txbxContent>
                          <w:p w14:paraId="6D77CA02" w14:textId="75632169" w:rsidR="002E1AB2" w:rsidRPr="008776A5" w:rsidRDefault="002E1AB2" w:rsidP="002E1AB2">
                            <w:pPr>
                              <w:pStyle w:val="Caption"/>
                              <w:rPr>
                                <w:caps/>
                                <w:noProof/>
                                <w:color w:val="ED7D31" w:themeColor="accent2"/>
                                <w:spacing w:val="14"/>
                                <w:sz w:val="30"/>
                                <w:szCs w:val="30"/>
                              </w:rPr>
                            </w:pPr>
                            <w:r>
                              <w:t xml:space="preserve">Figure </w:t>
                            </w:r>
                            <w:r>
                              <w:fldChar w:fldCharType="begin"/>
                            </w:r>
                            <w:r>
                              <w:instrText xml:space="preserve"> SEQ Figure \* ARABIC </w:instrText>
                            </w:r>
                            <w:r>
                              <w:fldChar w:fldCharType="separate"/>
                            </w:r>
                            <w:r w:rsidR="0074332C">
                              <w:rPr>
                                <w:noProof/>
                              </w:rPr>
                              <w:t>2</w:t>
                            </w:r>
                            <w:r>
                              <w:rPr>
                                <w:noProof/>
                              </w:rPr>
                              <w:fldChar w:fldCharType="end"/>
                            </w:r>
                            <w:r>
                              <w:t>.</w:t>
                            </w:r>
                            <w:r w:rsidRPr="00132838">
                              <w:t xml:space="preserve"> </w:t>
                            </w:r>
                            <w:r>
                              <w:t>sample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9C9AC" id="Text Box 26" o:spid="_x0000_s1028" type="#_x0000_t202" style="position:absolute;margin-left:566.65pt;margin-top:14.45pt;width:16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" stroked="f">
                <v:textbox style="mso-fit-shape-to-text:t" inset="0,0,0,0">
                  <w:txbxContent>
                    <w:p w14:paraId="6D77CA02" w14:textId="75632169" w:rsidR="002E1AB2" w:rsidRPr="008776A5" w:rsidRDefault="002E1AB2" w:rsidP="002E1AB2">
                      <w:pPr>
                        <w:pStyle w:val="Caption"/>
                        <w:rPr>
                          <w:caps/>
                          <w:noProof/>
                          <w:color w:val="ED7D31" w:themeColor="accent2"/>
                          <w:spacing w:val="14"/>
                          <w:sz w:val="30"/>
                          <w:szCs w:val="30"/>
                        </w:rPr>
                      </w:pPr>
                      <w:r>
                        <w:t xml:space="preserve">Figure </w:t>
                      </w:r>
                      <w:r>
                        <w:fldChar w:fldCharType="begin"/>
                      </w:r>
                      <w:r>
                        <w:instrText xml:space="preserve"> SEQ Figure \* ARABIC </w:instrText>
                      </w:r>
                      <w:r>
                        <w:fldChar w:fldCharType="separate"/>
                      </w:r>
                      <w:r w:rsidR="0074332C">
                        <w:rPr>
                          <w:noProof/>
                        </w:rPr>
                        <w:t>2</w:t>
                      </w:r>
                      <w:r>
                        <w:rPr>
                          <w:noProof/>
                        </w:rPr>
                        <w:fldChar w:fldCharType="end"/>
                      </w:r>
                      <w:r>
                        <w:t>.</w:t>
                      </w:r>
                      <w:r w:rsidRPr="00132838">
                        <w:t xml:space="preserve"> </w:t>
                      </w:r>
                      <w:r>
                        <w:t>sample</w:t>
                      </w:r>
                    </w:p>
                  </w:txbxContent>
                </v:textbox>
              </v:shape>
            </w:pict>
          </mc:Fallback>
        </mc:AlternateContent>
      </w:r>
      <w:r w:rsidR="002E1AB2" w:rsidRPr="002E1AB2">
        <w:rPr>
          <w:sz w:val="36"/>
          <w:szCs w:val="36"/>
        </w:rPr>
        <w:t xml:space="preserve"> </w:t>
      </w:r>
      <w:r w:rsidR="002E1AB2" w:rsidRPr="002E1AB2">
        <w:rPr>
          <w:b/>
          <w:bCs/>
          <w:color w:val="ED7D31" w:themeColor="accent2"/>
          <w:sz w:val="36"/>
          <w:szCs w:val="36"/>
        </w:rPr>
        <w:t>Region</w:t>
      </w:r>
      <w:r w:rsidR="002E1AB2" w:rsidRPr="002E1AB2">
        <w:rPr>
          <w:color w:val="000000" w:themeColor="text1"/>
          <w:sz w:val="36"/>
          <w:szCs w:val="36"/>
        </w:rPr>
        <w:t xml:space="preserve">: </w:t>
      </w:r>
      <w:r w:rsidR="002E1AB2" w:rsidRPr="002E1AB2">
        <w:rPr>
          <w:sz w:val="36"/>
          <w:szCs w:val="36"/>
        </w:rPr>
        <w:t xml:space="preserve">This refers to a row, column or box. </w:t>
      </w:r>
    </w:p>
    <w:p w14:paraId="164298F0" w14:textId="75682F75" w:rsidR="002E1AB2" w:rsidRPr="002E1AB2" w:rsidRDefault="002E1AB2" w:rsidP="002E1AB2">
      <w:pPr>
        <w:spacing w:line="360" w:lineRule="auto"/>
        <w:jc w:val="right"/>
        <w:rPr>
          <w:sz w:val="36"/>
          <w:szCs w:val="36"/>
        </w:rPr>
      </w:pPr>
      <w:r w:rsidRPr="002E1AB2">
        <w:rPr>
          <w:b/>
          <w:bCs/>
          <w:color w:val="ED7D31" w:themeColor="accent2"/>
          <w:sz w:val="36"/>
          <w:szCs w:val="36"/>
        </w:rPr>
        <w:t>Candidate</w:t>
      </w:r>
      <w:r w:rsidRPr="002E1AB2">
        <w:rPr>
          <w:color w:val="000000" w:themeColor="text1"/>
          <w:sz w:val="36"/>
          <w:szCs w:val="36"/>
        </w:rPr>
        <w:t xml:space="preserve">: </w:t>
      </w:r>
      <w:r w:rsidRPr="002E1AB2">
        <w:rPr>
          <w:sz w:val="36"/>
          <w:szCs w:val="36"/>
        </w:rPr>
        <w:t>An empty square in a Sudoku puzzle</w:t>
      </w:r>
    </w:p>
    <w:p w14:paraId="13F1FC33" w14:textId="77777777" w:rsidR="002E1AB2" w:rsidRPr="002E1AB2" w:rsidRDefault="002E1AB2" w:rsidP="002E1AB2">
      <w:pPr>
        <w:spacing w:line="360" w:lineRule="auto"/>
        <w:jc w:val="right"/>
        <w:rPr>
          <w:sz w:val="36"/>
          <w:szCs w:val="36"/>
        </w:rPr>
      </w:pPr>
      <w:r w:rsidRPr="002E1AB2">
        <w:rPr>
          <w:sz w:val="36"/>
          <w:szCs w:val="36"/>
        </w:rPr>
        <w:t xml:space="preserve"> have a certain set of numbers that does not </w:t>
      </w:r>
    </w:p>
    <w:p w14:paraId="4564E15D" w14:textId="77777777" w:rsidR="002E1AB2" w:rsidRPr="002E1AB2" w:rsidRDefault="002E1AB2" w:rsidP="002E1AB2">
      <w:pPr>
        <w:spacing w:line="360" w:lineRule="auto"/>
        <w:jc w:val="right"/>
        <w:rPr>
          <w:sz w:val="36"/>
          <w:szCs w:val="36"/>
        </w:rPr>
      </w:pPr>
      <w:r w:rsidRPr="002E1AB2">
        <w:rPr>
          <w:sz w:val="36"/>
          <w:szCs w:val="36"/>
        </w:rPr>
        <w:t xml:space="preserve">conflict with the row, column and box it is in. </w:t>
      </w:r>
    </w:p>
    <w:p w14:paraId="4A267898" w14:textId="77777777" w:rsidR="002E1AB2" w:rsidRPr="002E1AB2" w:rsidRDefault="002E1AB2" w:rsidP="002E1AB2">
      <w:pPr>
        <w:spacing w:line="360" w:lineRule="auto"/>
        <w:jc w:val="right"/>
        <w:rPr>
          <w:sz w:val="36"/>
          <w:szCs w:val="36"/>
        </w:rPr>
      </w:pPr>
      <w:r w:rsidRPr="002E1AB2">
        <w:rPr>
          <w:sz w:val="36"/>
          <w:szCs w:val="36"/>
        </w:rPr>
        <w:t xml:space="preserve">Those numbers are called candidates or candidate numbers. </w:t>
      </w:r>
    </w:p>
    <w:p w14:paraId="67D82470" w14:textId="78B64AA5" w:rsidR="002E1AB2" w:rsidRPr="002E1AB2" w:rsidRDefault="002E1AB2" w:rsidP="00067D59">
      <w:pPr>
        <w:spacing w:line="360" w:lineRule="auto"/>
        <w:jc w:val="right"/>
        <w:rPr>
          <w:sz w:val="36"/>
          <w:szCs w:val="36"/>
        </w:rPr>
      </w:pPr>
      <w:r w:rsidRPr="002E1AB2">
        <w:rPr>
          <w:b/>
          <w:bCs/>
          <w:color w:val="ED7D31" w:themeColor="accent2"/>
          <w:sz w:val="36"/>
          <w:szCs w:val="36"/>
        </w:rPr>
        <w:lastRenderedPageBreak/>
        <w:t>Clue</w:t>
      </w:r>
      <w:r w:rsidRPr="002E1AB2">
        <w:rPr>
          <w:color w:val="000000" w:themeColor="text1"/>
          <w:sz w:val="36"/>
          <w:szCs w:val="36"/>
        </w:rPr>
        <w:t xml:space="preserve">: </w:t>
      </w:r>
      <w:r w:rsidRPr="002E1AB2">
        <w:rPr>
          <w:sz w:val="36"/>
          <w:szCs w:val="36"/>
        </w:rPr>
        <w:t>A clue is defined as a number in the original Sudoku puzzle. Meaning that a Sudoku puzzle have a certain number of clues which is then used to fill in new squares. The numbers filled in by the solver is, however, not regarded as clues.</w:t>
      </w:r>
    </w:p>
    <w:p w14:paraId="69FACD3A" w14:textId="77777777" w:rsidR="002E1AB2" w:rsidRPr="002E1AB2" w:rsidRDefault="002E1AB2" w:rsidP="002E1AB2">
      <w:pPr>
        <w:pStyle w:val="Heading1"/>
        <w:ind w:left="-340"/>
        <w:jc w:val="both"/>
        <w:rPr>
          <w:sz w:val="36"/>
          <w:szCs w:val="36"/>
          <w:lang w:eastAsia="en-US"/>
        </w:rPr>
      </w:pPr>
      <w:r w:rsidRPr="002E1AB2">
        <w:rPr>
          <w:sz w:val="36"/>
          <w:szCs w:val="36"/>
          <w:lang w:eastAsia="en-US"/>
        </w:rPr>
        <w:t>2.</w:t>
      </w:r>
      <w:r w:rsidRPr="002E1AB2">
        <w:rPr>
          <w:b/>
          <w:bCs/>
          <w:sz w:val="36"/>
          <w:szCs w:val="36"/>
          <w:lang w:eastAsia="en-US"/>
        </w:rPr>
        <w:t>Sudoku</w:t>
      </w:r>
      <w:r w:rsidRPr="002E1AB2">
        <w:rPr>
          <w:sz w:val="36"/>
          <w:szCs w:val="36"/>
          <w:lang w:eastAsia="en-US"/>
        </w:rPr>
        <w:t xml:space="preserve"> fundamentals</w:t>
      </w:r>
    </w:p>
    <w:p w14:paraId="55A02387" w14:textId="6E9668C6" w:rsidR="002E1AB2" w:rsidRPr="002E1AB2" w:rsidRDefault="001F30F7" w:rsidP="002E1AB2">
      <w:pPr>
        <w:spacing w:line="360" w:lineRule="auto"/>
        <w:jc w:val="right"/>
        <w:rPr>
          <w:sz w:val="36"/>
          <w:szCs w:val="36"/>
        </w:rPr>
      </w:pPr>
      <w:r w:rsidRPr="002E1AB2">
        <w:rPr>
          <w:noProof/>
          <w:sz w:val="36"/>
          <w:szCs w:val="36"/>
        </w:rPr>
        <w:drawing>
          <wp:anchor distT="0" distB="0" distL="114300" distR="114300" simplePos="0" relativeHeight="251666432" behindDoc="0" locked="0" layoutInCell="1" allowOverlap="1" wp14:anchorId="5AD9FE22" wp14:editId="65A696D1">
            <wp:simplePos x="0" y="0"/>
            <wp:positionH relativeFrom="column">
              <wp:posOffset>4431284</wp:posOffset>
            </wp:positionH>
            <wp:positionV relativeFrom="paragraph">
              <wp:posOffset>73533</wp:posOffset>
            </wp:positionV>
            <wp:extent cx="2065020" cy="2016125"/>
            <wp:effectExtent l="0" t="0" r="5080" b="3175"/>
            <wp:wrapNone/>
            <wp:docPr id="31" name="Picture 31" descr="A picture containing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oji, build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5020" cy="2016125"/>
                    </a:xfrm>
                    <a:prstGeom prst="rect">
                      <a:avLst/>
                    </a:prstGeom>
                  </pic:spPr>
                </pic:pic>
              </a:graphicData>
            </a:graphic>
            <wp14:sizeRelH relativeFrom="page">
              <wp14:pctWidth>0</wp14:pctWidth>
            </wp14:sizeRelH>
            <wp14:sizeRelV relativeFrom="page">
              <wp14:pctHeight>0</wp14:pctHeight>
            </wp14:sizeRelV>
          </wp:anchor>
        </w:drawing>
      </w:r>
      <w:r w:rsidR="002E1AB2" w:rsidRPr="002E1AB2">
        <w:rPr>
          <w:sz w:val="36"/>
          <w:szCs w:val="36"/>
        </w:rPr>
        <w:t xml:space="preserve">A </w:t>
      </w:r>
      <w:r w:rsidR="002E1AB2" w:rsidRPr="002E1AB2">
        <w:rPr>
          <w:b/>
          <w:bCs/>
          <w:sz w:val="36"/>
          <w:szCs w:val="36"/>
        </w:rPr>
        <w:t>Sudoku</w:t>
      </w:r>
      <w:r w:rsidR="002E1AB2" w:rsidRPr="002E1AB2">
        <w:rPr>
          <w:sz w:val="36"/>
          <w:szCs w:val="36"/>
        </w:rPr>
        <w:t xml:space="preserve"> game consists of a 9x9 grid </w:t>
      </w:r>
    </w:p>
    <w:p w14:paraId="7B7FDCBD" w14:textId="45BFA847" w:rsidR="002E1AB2" w:rsidRPr="002E1AB2" w:rsidRDefault="002E1AB2" w:rsidP="002E1AB2">
      <w:pPr>
        <w:spacing w:line="360" w:lineRule="auto"/>
        <w:jc w:val="right"/>
        <w:rPr>
          <w:sz w:val="36"/>
          <w:szCs w:val="36"/>
        </w:rPr>
      </w:pPr>
      <w:r w:rsidRPr="002E1AB2">
        <w:rPr>
          <w:sz w:val="36"/>
          <w:szCs w:val="36"/>
        </w:rPr>
        <w:t xml:space="preserve">of numbers, which is divided into nine </w:t>
      </w:r>
    </w:p>
    <w:p w14:paraId="734431AC" w14:textId="07AF63DA" w:rsidR="002E1AB2" w:rsidRPr="002E1AB2" w:rsidRDefault="002E1AB2" w:rsidP="002E1AB2">
      <w:pPr>
        <w:spacing w:line="360" w:lineRule="auto"/>
        <w:jc w:val="right"/>
        <w:rPr>
          <w:sz w:val="36"/>
          <w:szCs w:val="36"/>
        </w:rPr>
      </w:pPr>
      <w:r w:rsidRPr="002E1AB2">
        <w:rPr>
          <w:sz w:val="36"/>
          <w:szCs w:val="36"/>
        </w:rPr>
        <w:t>smaller 3x3 grids (known as minigrids).</w:t>
      </w:r>
    </w:p>
    <w:p w14:paraId="1A328CCC" w14:textId="4B5803CC" w:rsidR="002E1AB2" w:rsidRPr="002E1AB2" w:rsidRDefault="002E1AB2" w:rsidP="002E1AB2">
      <w:pPr>
        <w:spacing w:line="360" w:lineRule="auto"/>
        <w:jc w:val="right"/>
        <w:rPr>
          <w:sz w:val="36"/>
          <w:szCs w:val="36"/>
        </w:rPr>
      </w:pPr>
      <w:r w:rsidRPr="002E1AB2">
        <w:rPr>
          <w:sz w:val="36"/>
          <w:szCs w:val="36"/>
        </w:rPr>
        <w:t>where each number belong to the range 1-9</w:t>
      </w:r>
    </w:p>
    <w:p w14:paraId="20502496" w14:textId="4695471D" w:rsidR="002E1AB2" w:rsidRPr="002E1AB2" w:rsidRDefault="001F30F7" w:rsidP="002E1AB2">
      <w:pPr>
        <w:spacing w:line="360" w:lineRule="auto"/>
        <w:jc w:val="right"/>
        <w:rPr>
          <w:sz w:val="36"/>
          <w:szCs w:val="36"/>
        </w:rPr>
      </w:pPr>
      <w:ins w:id="4" w:author="rania ." w:date="2022-05-17T21:31:00Z">
        <w:r w:rsidRPr="00E842ED">
          <w:rPr>
            <w:noProof/>
            <w:sz w:val="44"/>
            <w:szCs w:val="44"/>
            <w:rPrChange w:id="5" w:author="rania ." w:date="2022-05-17T21:32:00Z">
              <w:rPr>
                <w:noProof/>
              </w:rPr>
            </w:rPrChange>
          </w:rPr>
          <mc:AlternateContent>
            <mc:Choice Requires="wps">
              <w:drawing>
                <wp:anchor distT="0" distB="0" distL="114300" distR="114300" simplePos="0" relativeHeight="251679744" behindDoc="0" locked="0" layoutInCell="1" allowOverlap="1" wp14:anchorId="67D60B89" wp14:editId="56A4FDB4">
                  <wp:simplePos x="0" y="0"/>
                  <wp:positionH relativeFrom="column">
                    <wp:posOffset>4423537</wp:posOffset>
                  </wp:positionH>
                  <wp:positionV relativeFrom="paragraph">
                    <wp:posOffset>109728</wp:posOffset>
                  </wp:positionV>
                  <wp:extent cx="2141855" cy="635"/>
                  <wp:effectExtent l="0" t="0" r="4445" b="12065"/>
                  <wp:wrapNone/>
                  <wp:docPr id="10" name="Text Box 10"/>
                  <wp:cNvGraphicFramePr/>
                  <a:graphic xmlns:a="http://schemas.openxmlformats.org/drawingml/2006/main">
                    <a:graphicData uri="http://schemas.microsoft.com/office/word/2010/wordprocessingShape">
                      <wps:wsp>
                        <wps:cNvSpPr txBox="1"/>
                        <wps:spPr>
                          <a:xfrm>
                            <a:off x="0" y="0"/>
                            <a:ext cx="2141855" cy="635"/>
                          </a:xfrm>
                          <a:prstGeom prst="rect">
                            <a:avLst/>
                          </a:prstGeom>
                          <a:solidFill>
                            <a:prstClr val="white"/>
                          </a:solidFill>
                          <a:ln>
                            <a:noFill/>
                          </a:ln>
                        </wps:spPr>
                        <wps:txbx>
                          <w:txbxContent>
                            <w:p w14:paraId="1B3E782E" w14:textId="419FE249" w:rsidR="001F30F7" w:rsidRPr="00255AF0" w:rsidRDefault="001F30F7" w:rsidP="001F30F7">
                              <w:pPr>
                                <w:pStyle w:val="Caption"/>
                                <w:rPr>
                                  <w:caps/>
                                  <w:noProof/>
                                  <w:color w:val="ED7D31" w:themeColor="accent2"/>
                                  <w:spacing w:val="14"/>
                                  <w:sz w:val="30"/>
                                  <w:szCs w:val="30"/>
                                </w:rPr>
                              </w:pPr>
                              <w:r>
                                <w:t xml:space="preserve">Figure </w:t>
                              </w:r>
                              <w:r>
                                <w:fldChar w:fldCharType="begin"/>
                              </w:r>
                              <w:r>
                                <w:instrText xml:space="preserve"> SEQ Figure \* ARABIC </w:instrText>
                              </w:r>
                              <w:r>
                                <w:fldChar w:fldCharType="separate"/>
                              </w:r>
                              <w:r w:rsidR="0074332C">
                                <w:rPr>
                                  <w:noProof/>
                                </w:rPr>
                                <w:t>3</w:t>
                              </w:r>
                              <w:r>
                                <w:rPr>
                                  <w:noProof/>
                                </w:rPr>
                                <w:fldChar w:fldCharType="end"/>
                              </w:r>
                              <w:r>
                                <w:t>. Sudoku grid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60B89" id="Text Box 10" o:spid="_x0000_s1029" type="#_x0000_t202" style="position:absolute;margin-left:348.3pt;margin-top:8.65pt;width:168.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Ev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5PPkbjbjTFLs9mYW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" stroked="f">
                  <v:textbox style="mso-fit-shape-to-text:t" inset="0,0,0,0">
                    <w:txbxContent>
                      <w:p w14:paraId="1B3E782E" w14:textId="419FE249" w:rsidR="001F30F7" w:rsidRPr="00255AF0" w:rsidRDefault="001F30F7" w:rsidP="001F30F7">
                        <w:pPr>
                          <w:pStyle w:val="Caption"/>
                          <w:rPr>
                            <w:caps/>
                            <w:noProof/>
                            <w:color w:val="ED7D31" w:themeColor="accent2"/>
                            <w:spacing w:val="14"/>
                            <w:sz w:val="30"/>
                            <w:szCs w:val="30"/>
                          </w:rPr>
                        </w:pPr>
                        <w:r>
                          <w:t xml:space="preserve">Figure </w:t>
                        </w:r>
                        <w:r>
                          <w:fldChar w:fldCharType="begin"/>
                        </w:r>
                        <w:r>
                          <w:instrText xml:space="preserve"> SEQ Figure \* ARABIC </w:instrText>
                        </w:r>
                        <w:r>
                          <w:fldChar w:fldCharType="separate"/>
                        </w:r>
                        <w:r w:rsidR="0074332C">
                          <w:rPr>
                            <w:noProof/>
                          </w:rPr>
                          <w:t>3</w:t>
                        </w:r>
                        <w:r>
                          <w:rPr>
                            <w:noProof/>
                          </w:rPr>
                          <w:fldChar w:fldCharType="end"/>
                        </w:r>
                        <w:r>
                          <w:t>. Sudoku grid</w:t>
                        </w:r>
                      </w:p>
                    </w:txbxContent>
                  </v:textbox>
                </v:shape>
              </w:pict>
            </mc:Fallback>
          </mc:AlternateContent>
        </w:r>
      </w:ins>
      <w:r w:rsidR="002E1AB2" w:rsidRPr="002E1AB2">
        <w:rPr>
          <w:sz w:val="36"/>
          <w:szCs w:val="36"/>
        </w:rPr>
        <w:t xml:space="preserve">. Initially a subset of the grid is revealed and </w:t>
      </w:r>
    </w:p>
    <w:p w14:paraId="3D9843FE" w14:textId="77777777" w:rsidR="002E1AB2" w:rsidRPr="002E1AB2" w:rsidRDefault="002E1AB2" w:rsidP="002E1AB2">
      <w:pPr>
        <w:spacing w:line="360" w:lineRule="auto"/>
        <w:jc w:val="right"/>
        <w:rPr>
          <w:sz w:val="36"/>
          <w:szCs w:val="36"/>
        </w:rPr>
      </w:pPr>
      <w:r w:rsidRPr="002E1AB2">
        <w:rPr>
          <w:noProof/>
          <w:sz w:val="36"/>
          <w:szCs w:val="36"/>
        </w:rPr>
        <mc:AlternateContent>
          <mc:Choice Requires="wps">
            <w:drawing>
              <wp:anchor distT="0" distB="0" distL="114300" distR="114300" simplePos="0" relativeHeight="251667456" behindDoc="0" locked="0" layoutInCell="1" allowOverlap="1" wp14:anchorId="642A8AD7" wp14:editId="4F1D3B49">
                <wp:simplePos x="0" y="0"/>
                <wp:positionH relativeFrom="column">
                  <wp:posOffset>6630670</wp:posOffset>
                </wp:positionH>
                <wp:positionV relativeFrom="paragraph">
                  <wp:posOffset>316230</wp:posOffset>
                </wp:positionV>
                <wp:extent cx="2141855" cy="635"/>
                <wp:effectExtent l="0" t="0" r="4445" b="12065"/>
                <wp:wrapNone/>
                <wp:docPr id="27" name="Text Box 27"/>
                <wp:cNvGraphicFramePr/>
                <a:graphic xmlns:a="http://schemas.openxmlformats.org/drawingml/2006/main">
                  <a:graphicData uri="http://schemas.microsoft.com/office/word/2010/wordprocessingShape">
                    <wps:wsp>
                      <wps:cNvSpPr txBox="1"/>
                      <wps:spPr>
                        <a:xfrm>
                          <a:off x="0" y="0"/>
                          <a:ext cx="2141855" cy="635"/>
                        </a:xfrm>
                        <a:prstGeom prst="rect">
                          <a:avLst/>
                        </a:prstGeom>
                        <a:solidFill>
                          <a:prstClr val="white"/>
                        </a:solidFill>
                        <a:ln>
                          <a:noFill/>
                        </a:ln>
                      </wps:spPr>
                      <wps:txbx>
                        <w:txbxContent>
                          <w:p w14:paraId="7F324C96" w14:textId="72753422" w:rsidR="002E1AB2" w:rsidRPr="00255AF0" w:rsidRDefault="002E1AB2" w:rsidP="002E1AB2">
                            <w:pPr>
                              <w:pStyle w:val="Caption"/>
                              <w:rPr>
                                <w:caps/>
                                <w:noProof/>
                                <w:color w:val="ED7D31" w:themeColor="accent2"/>
                                <w:spacing w:val="14"/>
                                <w:sz w:val="30"/>
                                <w:szCs w:val="30"/>
                              </w:rPr>
                            </w:pPr>
                            <w:r>
                              <w:t xml:space="preserve">Figure </w:t>
                            </w:r>
                            <w:r>
                              <w:fldChar w:fldCharType="begin"/>
                            </w:r>
                            <w:r>
                              <w:instrText xml:space="preserve"> SEQ Figure \* ARABIC </w:instrText>
                            </w:r>
                            <w:r>
                              <w:fldChar w:fldCharType="separate"/>
                            </w:r>
                            <w:r w:rsidR="0074332C">
                              <w:rPr>
                                <w:noProof/>
                              </w:rPr>
                              <w:t>4</w:t>
                            </w:r>
                            <w:r>
                              <w:rPr>
                                <w:noProof/>
                              </w:rPr>
                              <w:fldChar w:fldCharType="end"/>
                            </w:r>
                            <w:r>
                              <w:t>. Sudoku grid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A8AD7" id="Text Box 27" o:spid="_x0000_s1030" type="#_x0000_t202" style="position:absolute;margin-left:522.1pt;margin-top:24.9pt;width:168.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C7UGwIAAD8EAAAOAAAAZHJzL2Uyb0RvYy54bWysU8Fu2zAMvQ/YPwi6L06ypi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" stroked="f">
                <v:textbox style="mso-fit-shape-to-text:t" inset="0,0,0,0">
                  <w:txbxContent>
                    <w:p w14:paraId="7F324C96" w14:textId="72753422" w:rsidR="002E1AB2" w:rsidRPr="00255AF0" w:rsidRDefault="002E1AB2" w:rsidP="002E1AB2">
                      <w:pPr>
                        <w:pStyle w:val="Caption"/>
                        <w:rPr>
                          <w:caps/>
                          <w:noProof/>
                          <w:color w:val="ED7D31" w:themeColor="accent2"/>
                          <w:spacing w:val="14"/>
                          <w:sz w:val="30"/>
                          <w:szCs w:val="30"/>
                        </w:rPr>
                      </w:pPr>
                      <w:r>
                        <w:t xml:space="preserve">Figure </w:t>
                      </w:r>
                      <w:r>
                        <w:fldChar w:fldCharType="begin"/>
                      </w:r>
                      <w:r>
                        <w:instrText xml:space="preserve"> SEQ Figure \* ARABIC </w:instrText>
                      </w:r>
                      <w:r>
                        <w:fldChar w:fldCharType="separate"/>
                      </w:r>
                      <w:r w:rsidR="0074332C">
                        <w:rPr>
                          <w:noProof/>
                        </w:rPr>
                        <w:t>4</w:t>
                      </w:r>
                      <w:r>
                        <w:rPr>
                          <w:noProof/>
                        </w:rPr>
                        <w:fldChar w:fldCharType="end"/>
                      </w:r>
                      <w:r>
                        <w:t>. Sudoku grid</w:t>
                      </w:r>
                    </w:p>
                  </w:txbxContent>
                </v:textbox>
              </v:shape>
            </w:pict>
          </mc:Fallback>
        </mc:AlternateContent>
      </w:r>
      <w:r w:rsidRPr="002E1AB2">
        <w:rPr>
          <w:sz w:val="36"/>
          <w:szCs w:val="36"/>
        </w:rPr>
        <w:t>the goal is to fill the remaining grid with valid</w:t>
      </w:r>
    </w:p>
    <w:p w14:paraId="15753547" w14:textId="77777777" w:rsidR="002E1AB2" w:rsidRPr="002E1AB2" w:rsidRDefault="002E1AB2" w:rsidP="002E1AB2">
      <w:pPr>
        <w:spacing w:line="360" w:lineRule="auto"/>
        <w:jc w:val="right"/>
        <w:rPr>
          <w:sz w:val="36"/>
          <w:szCs w:val="36"/>
        </w:rPr>
      </w:pPr>
      <w:r w:rsidRPr="002E1AB2">
        <w:rPr>
          <w:sz w:val="36"/>
          <w:szCs w:val="36"/>
        </w:rPr>
        <w:t xml:space="preserve"> numbers. The grid is divided into 9 </w:t>
      </w:r>
      <w:r w:rsidRPr="002E1AB2">
        <w:rPr>
          <w:b/>
          <w:bCs/>
          <w:sz w:val="36"/>
          <w:szCs w:val="36"/>
        </w:rPr>
        <w:t>boxes</w:t>
      </w:r>
      <w:r w:rsidRPr="002E1AB2">
        <w:rPr>
          <w:sz w:val="36"/>
          <w:szCs w:val="36"/>
        </w:rPr>
        <w:t xml:space="preserve"> of </w:t>
      </w:r>
    </w:p>
    <w:p w14:paraId="4C899BA4" w14:textId="77777777" w:rsidR="002E1AB2" w:rsidRPr="002E1AB2" w:rsidRDefault="002E1AB2" w:rsidP="002E1AB2">
      <w:pPr>
        <w:spacing w:line="360" w:lineRule="auto"/>
        <w:jc w:val="right"/>
        <w:rPr>
          <w:sz w:val="36"/>
          <w:szCs w:val="36"/>
        </w:rPr>
      </w:pPr>
      <w:r w:rsidRPr="002E1AB2">
        <w:rPr>
          <w:sz w:val="36"/>
          <w:szCs w:val="36"/>
        </w:rPr>
        <w:t xml:space="preserve">size 3x3. </w:t>
      </w:r>
      <w:r w:rsidRPr="002E1AB2">
        <w:rPr>
          <w:b/>
          <w:bCs/>
          <w:sz w:val="36"/>
          <w:szCs w:val="36"/>
        </w:rPr>
        <w:t>Sudoku</w:t>
      </w:r>
      <w:r w:rsidRPr="002E1AB2">
        <w:rPr>
          <w:sz w:val="36"/>
          <w:szCs w:val="36"/>
        </w:rPr>
        <w:t xml:space="preserve"> has only one rule and that</w:t>
      </w:r>
    </w:p>
    <w:p w14:paraId="251C3613" w14:textId="10F2A886" w:rsidR="002E1AB2" w:rsidRPr="002E1AB2" w:rsidRDefault="002E1AB2" w:rsidP="00067D59">
      <w:pPr>
        <w:spacing w:line="360" w:lineRule="auto"/>
        <w:jc w:val="right"/>
        <w:rPr>
          <w:sz w:val="36"/>
          <w:szCs w:val="36"/>
        </w:rPr>
      </w:pPr>
      <w:r w:rsidRPr="002E1AB2">
        <w:rPr>
          <w:sz w:val="36"/>
          <w:szCs w:val="36"/>
        </w:rPr>
        <w:t xml:space="preserve"> is that all </w:t>
      </w:r>
      <w:r w:rsidRPr="002E1AB2">
        <w:rPr>
          <w:b/>
          <w:bCs/>
          <w:sz w:val="36"/>
          <w:szCs w:val="36"/>
        </w:rPr>
        <w:t>regions</w:t>
      </w:r>
      <w:r w:rsidRPr="002E1AB2">
        <w:rPr>
          <w:sz w:val="36"/>
          <w:szCs w:val="36"/>
        </w:rPr>
        <w:t xml:space="preserve">, that is rows, columns, and </w:t>
      </w:r>
      <w:r w:rsidRPr="002E1AB2">
        <w:rPr>
          <w:b/>
          <w:bCs/>
          <w:sz w:val="36"/>
          <w:szCs w:val="36"/>
        </w:rPr>
        <w:t>boxes</w:t>
      </w:r>
      <w:r w:rsidRPr="002E1AB2">
        <w:rPr>
          <w:sz w:val="36"/>
          <w:szCs w:val="36"/>
        </w:rPr>
        <w:t xml:space="preserve">, contains the numbers 1-9 exactly once. In order to be regarded as a proper </w:t>
      </w:r>
      <w:r w:rsidRPr="002E1AB2">
        <w:rPr>
          <w:b/>
          <w:bCs/>
          <w:sz w:val="36"/>
          <w:szCs w:val="36"/>
        </w:rPr>
        <w:t>Sudoku</w:t>
      </w:r>
      <w:r w:rsidRPr="002E1AB2">
        <w:rPr>
          <w:sz w:val="36"/>
          <w:szCs w:val="36"/>
        </w:rPr>
        <w:t xml:space="preserve"> puzzle it is also required that a unique solution exists, a property which can be determined by solving for all </w:t>
      </w:r>
      <w:r w:rsidRPr="002E1AB2">
        <w:rPr>
          <w:sz w:val="36"/>
          <w:szCs w:val="36"/>
        </w:rPr>
        <w:lastRenderedPageBreak/>
        <w:t>possible solutions.</w:t>
      </w:r>
      <w:r w:rsidRPr="002E1AB2">
        <w:rPr>
          <w:rFonts w:ascii="Times New Roman" w:eastAsia="Times New Roman" w:hAnsi="Times New Roman" w:cs="Times New Roman"/>
          <w:sz w:val="36"/>
          <w:szCs w:val="36"/>
        </w:rPr>
        <w:t xml:space="preserve"> </w:t>
      </w:r>
      <w:r w:rsidRPr="002E1AB2">
        <w:rPr>
          <w:sz w:val="36"/>
          <w:szCs w:val="36"/>
        </w:rPr>
        <w:t xml:space="preserve">Players may use a wide range of strategies which deals the solutions either from zones or from the whole grid. </w:t>
      </w:r>
    </w:p>
    <w:p w14:paraId="46533DA2" w14:textId="7D9952F2" w:rsidR="002E1AB2" w:rsidRPr="002E1AB2" w:rsidRDefault="001F30F7" w:rsidP="002E1AB2">
      <w:pPr>
        <w:spacing w:line="276" w:lineRule="auto"/>
        <w:jc w:val="right"/>
        <w:rPr>
          <w:sz w:val="36"/>
          <w:szCs w:val="36"/>
        </w:rPr>
      </w:pPr>
      <w:r w:rsidRPr="002E1AB2">
        <w:rPr>
          <w:noProof/>
          <w:sz w:val="36"/>
          <w:szCs w:val="36"/>
        </w:rPr>
        <w:drawing>
          <wp:anchor distT="0" distB="0" distL="114300" distR="114300" simplePos="0" relativeHeight="251668480" behindDoc="0" locked="0" layoutInCell="1" allowOverlap="1" wp14:anchorId="2F784FEA" wp14:editId="50773DB2">
            <wp:simplePos x="0" y="0"/>
            <wp:positionH relativeFrom="column">
              <wp:posOffset>4703572</wp:posOffset>
            </wp:positionH>
            <wp:positionV relativeFrom="paragraph">
              <wp:posOffset>-3175</wp:posOffset>
            </wp:positionV>
            <wp:extent cx="1978660" cy="2037080"/>
            <wp:effectExtent l="0" t="0" r="2540" b="0"/>
            <wp:wrapNone/>
            <wp:docPr id="288" name="Picture 288" descr="A picture containing shoji,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hoji, crossword puzz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8660" cy="2037080"/>
                    </a:xfrm>
                    <a:prstGeom prst="rect">
                      <a:avLst/>
                    </a:prstGeom>
                  </pic:spPr>
                </pic:pic>
              </a:graphicData>
            </a:graphic>
            <wp14:sizeRelH relativeFrom="page">
              <wp14:pctWidth>0</wp14:pctWidth>
            </wp14:sizeRelH>
            <wp14:sizeRelV relativeFrom="page">
              <wp14:pctHeight>0</wp14:pctHeight>
            </wp14:sizeRelV>
          </wp:anchor>
        </w:drawing>
      </w:r>
      <w:r w:rsidR="002E1AB2" w:rsidRPr="002E1AB2">
        <w:rPr>
          <w:sz w:val="36"/>
          <w:szCs w:val="36"/>
        </w:rPr>
        <w:t xml:space="preserve">The aim of the game is to place a number from </w:t>
      </w:r>
    </w:p>
    <w:p w14:paraId="02705BAD" w14:textId="77777777" w:rsidR="002E1AB2" w:rsidRPr="002E1AB2" w:rsidRDefault="002E1AB2" w:rsidP="002E1AB2">
      <w:pPr>
        <w:spacing w:line="276" w:lineRule="auto"/>
        <w:jc w:val="right"/>
        <w:rPr>
          <w:sz w:val="36"/>
          <w:szCs w:val="36"/>
        </w:rPr>
      </w:pPr>
      <w:r w:rsidRPr="002E1AB2">
        <w:rPr>
          <w:sz w:val="36"/>
          <w:szCs w:val="36"/>
        </w:rPr>
        <w:t xml:space="preserve">1 to 9 into each of the cells, such that each </w:t>
      </w:r>
    </w:p>
    <w:p w14:paraId="2B79BDF0" w14:textId="77777777" w:rsidR="002E1AB2" w:rsidRPr="002E1AB2" w:rsidRDefault="002E1AB2" w:rsidP="002E1AB2">
      <w:pPr>
        <w:spacing w:line="276" w:lineRule="auto"/>
        <w:jc w:val="right"/>
        <w:rPr>
          <w:sz w:val="36"/>
          <w:szCs w:val="36"/>
        </w:rPr>
      </w:pPr>
      <w:r w:rsidRPr="002E1AB2">
        <w:rPr>
          <w:sz w:val="36"/>
          <w:szCs w:val="36"/>
        </w:rPr>
        <w:t>number must appear exactly once in each row</w:t>
      </w:r>
    </w:p>
    <w:p w14:paraId="78785B9B" w14:textId="77777777" w:rsidR="002E1AB2" w:rsidRPr="002E1AB2" w:rsidRDefault="002E1AB2" w:rsidP="002E1AB2">
      <w:pPr>
        <w:spacing w:line="276" w:lineRule="auto"/>
        <w:jc w:val="right"/>
        <w:rPr>
          <w:sz w:val="36"/>
          <w:szCs w:val="36"/>
        </w:rPr>
      </w:pPr>
      <w:r w:rsidRPr="002E1AB2">
        <w:rPr>
          <w:sz w:val="36"/>
          <w:szCs w:val="36"/>
        </w:rPr>
        <w:t xml:space="preserve"> and in each column in the grid. Additionally, each </w:t>
      </w:r>
    </w:p>
    <w:p w14:paraId="3C5F3BBA" w14:textId="77777777" w:rsidR="002E1AB2" w:rsidRPr="002E1AB2" w:rsidRDefault="002E1AB2" w:rsidP="002E1AB2">
      <w:pPr>
        <w:spacing w:line="276" w:lineRule="auto"/>
        <w:jc w:val="right"/>
        <w:rPr>
          <w:sz w:val="36"/>
          <w:szCs w:val="36"/>
        </w:rPr>
      </w:pPr>
      <w:r w:rsidRPr="002E1AB2">
        <w:rPr>
          <w:sz w:val="36"/>
          <w:szCs w:val="36"/>
        </w:rPr>
        <w:t xml:space="preserve">minigrid must contain all the numbers 1 through </w:t>
      </w:r>
    </w:p>
    <w:p w14:paraId="2C831022" w14:textId="77777777" w:rsidR="002E1AB2" w:rsidRPr="002E1AB2" w:rsidRDefault="002E1AB2" w:rsidP="002E1AB2">
      <w:pPr>
        <w:spacing w:line="276" w:lineRule="auto"/>
        <w:jc w:val="right"/>
        <w:rPr>
          <w:sz w:val="36"/>
          <w:szCs w:val="36"/>
        </w:rPr>
      </w:pPr>
      <w:r w:rsidRPr="002E1AB2">
        <w:rPr>
          <w:noProof/>
          <w:sz w:val="36"/>
          <w:szCs w:val="36"/>
        </w:rPr>
        <mc:AlternateContent>
          <mc:Choice Requires="wps">
            <w:drawing>
              <wp:anchor distT="0" distB="0" distL="114300" distR="114300" simplePos="0" relativeHeight="251669504" behindDoc="0" locked="0" layoutInCell="1" allowOverlap="1" wp14:anchorId="1E010333" wp14:editId="3107C3D9">
                <wp:simplePos x="0" y="0"/>
                <wp:positionH relativeFrom="column">
                  <wp:posOffset>4809490</wp:posOffset>
                </wp:positionH>
                <wp:positionV relativeFrom="paragraph">
                  <wp:posOffset>8509</wp:posOffset>
                </wp:positionV>
                <wp:extent cx="1716659" cy="374904"/>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1716659" cy="374904"/>
                        </a:xfrm>
                        <a:prstGeom prst="rect">
                          <a:avLst/>
                        </a:prstGeom>
                        <a:solidFill>
                          <a:prstClr val="white"/>
                        </a:solidFill>
                        <a:ln>
                          <a:noFill/>
                        </a:ln>
                      </wps:spPr>
                      <wps:txbx>
                        <w:txbxContent>
                          <w:p w14:paraId="703C16EC" w14:textId="13F5D6E2" w:rsidR="002E1AB2" w:rsidRPr="00F24524" w:rsidRDefault="002E1AB2" w:rsidP="002E1AB2">
                            <w:pPr>
                              <w:pStyle w:val="Caption"/>
                              <w:rPr>
                                <w:noProof/>
                                <w:sz w:val="30"/>
                                <w:szCs w:val="30"/>
                              </w:rPr>
                            </w:pPr>
                            <w:r>
                              <w:t xml:space="preserve">Figure </w:t>
                            </w:r>
                            <w:r>
                              <w:fldChar w:fldCharType="begin"/>
                            </w:r>
                            <w:r>
                              <w:instrText xml:space="preserve"> SEQ Figure \* ARABIC </w:instrText>
                            </w:r>
                            <w:r>
                              <w:fldChar w:fldCharType="separate"/>
                            </w:r>
                            <w:r w:rsidR="0074332C">
                              <w:rPr>
                                <w:noProof/>
                              </w:rPr>
                              <w:t>5</w:t>
                            </w:r>
                            <w:r>
                              <w:rPr>
                                <w:noProof/>
                              </w:rPr>
                              <w:fldChar w:fldCharType="end"/>
                            </w:r>
                            <w:r>
                              <w:t xml:space="preserve"> partially completed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010333" id="Text Box 28" o:spid="_x0000_s1031" type="#_x0000_t202" style="position:absolute;margin-left:378.7pt;margin-top:.65pt;width:135.15pt;height:2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" stroked="f">
                <v:textbox inset="0,0,0,0">
                  <w:txbxContent>
                    <w:p w14:paraId="703C16EC" w14:textId="13F5D6E2" w:rsidR="002E1AB2" w:rsidRPr="00F24524" w:rsidRDefault="002E1AB2" w:rsidP="002E1AB2">
                      <w:pPr>
                        <w:pStyle w:val="Caption"/>
                        <w:rPr>
                          <w:noProof/>
                          <w:sz w:val="30"/>
                          <w:szCs w:val="30"/>
                        </w:rPr>
                      </w:pPr>
                      <w:r>
                        <w:t xml:space="preserve">Figure </w:t>
                      </w:r>
                      <w:r>
                        <w:fldChar w:fldCharType="begin"/>
                      </w:r>
                      <w:r>
                        <w:instrText xml:space="preserve"> SEQ Figure \* ARABIC </w:instrText>
                      </w:r>
                      <w:r>
                        <w:fldChar w:fldCharType="separate"/>
                      </w:r>
                      <w:r w:rsidR="0074332C">
                        <w:rPr>
                          <w:noProof/>
                        </w:rPr>
                        <w:t>5</w:t>
                      </w:r>
                      <w:r>
                        <w:rPr>
                          <w:noProof/>
                        </w:rPr>
                        <w:fldChar w:fldCharType="end"/>
                      </w:r>
                      <w:r>
                        <w:t xml:space="preserve"> partially completed puzzle</w:t>
                      </w:r>
                    </w:p>
                  </w:txbxContent>
                </v:textbox>
              </v:shape>
            </w:pict>
          </mc:Fallback>
        </mc:AlternateContent>
      </w:r>
      <w:r w:rsidRPr="002E1AB2">
        <w:rPr>
          <w:sz w:val="36"/>
          <w:szCs w:val="36"/>
        </w:rPr>
        <w:t xml:space="preserve">9. It's also possible to use any other set of symbols. </w:t>
      </w:r>
    </w:p>
    <w:p w14:paraId="3B0EBFB8" w14:textId="77777777" w:rsidR="002E1AB2" w:rsidRPr="002E1AB2" w:rsidRDefault="002E1AB2" w:rsidP="002E1AB2">
      <w:pPr>
        <w:spacing w:line="276" w:lineRule="auto"/>
        <w:jc w:val="right"/>
        <w:rPr>
          <w:sz w:val="36"/>
          <w:szCs w:val="36"/>
        </w:rPr>
      </w:pPr>
      <w:r w:rsidRPr="002E1AB2">
        <w:rPr>
          <w:sz w:val="36"/>
          <w:szCs w:val="36"/>
        </w:rPr>
        <w:t>However, using numbers is the obvious choice.</w:t>
      </w:r>
    </w:p>
    <w:p w14:paraId="3FDDC7BE" w14:textId="77777777" w:rsidR="002E1AB2" w:rsidRPr="001F30F7" w:rsidRDefault="002E1AB2" w:rsidP="002E1AB2">
      <w:pPr>
        <w:spacing w:line="276" w:lineRule="auto"/>
        <w:jc w:val="right"/>
        <w:rPr>
          <w:sz w:val="28"/>
          <w:szCs w:val="28"/>
        </w:rPr>
      </w:pPr>
    </w:p>
    <w:p w14:paraId="0C8F22CC" w14:textId="51DC11BF" w:rsidR="001F30F7" w:rsidRPr="001F30F7" w:rsidRDefault="001F30F7" w:rsidP="001F30F7">
      <w:pPr>
        <w:spacing w:line="276" w:lineRule="auto"/>
        <w:jc w:val="right"/>
        <w:rPr>
          <w:sz w:val="36"/>
          <w:szCs w:val="36"/>
        </w:rPr>
      </w:pPr>
      <w:r w:rsidRPr="001F30F7">
        <w:rPr>
          <w:noProof/>
          <w:sz w:val="36"/>
          <w:szCs w:val="36"/>
        </w:rPr>
        <w:drawing>
          <wp:anchor distT="0" distB="0" distL="114300" distR="114300" simplePos="0" relativeHeight="251676672" behindDoc="0" locked="0" layoutInCell="1" allowOverlap="1" wp14:anchorId="58E5DAC5" wp14:editId="4869C172">
            <wp:simplePos x="0" y="0"/>
            <wp:positionH relativeFrom="column">
              <wp:posOffset>4689475</wp:posOffset>
            </wp:positionH>
            <wp:positionV relativeFrom="paragraph">
              <wp:posOffset>19558</wp:posOffset>
            </wp:positionV>
            <wp:extent cx="1909445" cy="1965960"/>
            <wp:effectExtent l="0" t="0" r="0" b="2540"/>
            <wp:wrapNone/>
            <wp:docPr id="2" name="Picture 2" descr="A picture containing text, crossword puzzle,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rossword puzzle, ligh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9445" cy="1965960"/>
                    </a:xfrm>
                    <a:prstGeom prst="rect">
                      <a:avLst/>
                    </a:prstGeom>
                  </pic:spPr>
                </pic:pic>
              </a:graphicData>
            </a:graphic>
            <wp14:sizeRelH relativeFrom="page">
              <wp14:pctWidth>0</wp14:pctWidth>
            </wp14:sizeRelH>
            <wp14:sizeRelV relativeFrom="page">
              <wp14:pctHeight>0</wp14:pctHeight>
            </wp14:sizeRelV>
          </wp:anchor>
        </w:drawing>
      </w:r>
      <w:r w:rsidRPr="001F30F7">
        <w:rPr>
          <w:sz w:val="36"/>
          <w:szCs w:val="36"/>
        </w:rPr>
        <w:t xml:space="preserve">A Sudoku puzzle usually comes with a partially </w:t>
      </w:r>
    </w:p>
    <w:p w14:paraId="6A36B3F7" w14:textId="665E7C86" w:rsidR="001F30F7" w:rsidRPr="001F30F7" w:rsidRDefault="001F30F7" w:rsidP="001F30F7">
      <w:pPr>
        <w:spacing w:line="276" w:lineRule="auto"/>
        <w:jc w:val="right"/>
        <w:rPr>
          <w:sz w:val="36"/>
          <w:szCs w:val="36"/>
        </w:rPr>
      </w:pPr>
      <w:r w:rsidRPr="001F30F7">
        <w:rPr>
          <w:sz w:val="36"/>
          <w:szCs w:val="36"/>
        </w:rPr>
        <w:t xml:space="preserve">filled grid. The aim is to complete the grid in the </w:t>
      </w:r>
    </w:p>
    <w:p w14:paraId="4FA2EBFD" w14:textId="77777777" w:rsidR="001F30F7" w:rsidRPr="001F30F7" w:rsidRDefault="001F30F7" w:rsidP="001F30F7">
      <w:pPr>
        <w:spacing w:line="276" w:lineRule="auto"/>
        <w:jc w:val="right"/>
        <w:rPr>
          <w:sz w:val="36"/>
          <w:szCs w:val="36"/>
        </w:rPr>
      </w:pPr>
      <w:r w:rsidRPr="001F30F7">
        <w:rPr>
          <w:sz w:val="36"/>
          <w:szCs w:val="36"/>
        </w:rPr>
        <w:t xml:space="preserve">shortest amount of time.At first glance, a Sudoku </w:t>
      </w:r>
    </w:p>
    <w:p w14:paraId="384419E9" w14:textId="77777777" w:rsidR="001F30F7" w:rsidRPr="001F30F7" w:rsidRDefault="001F30F7" w:rsidP="001F30F7">
      <w:pPr>
        <w:spacing w:line="276" w:lineRule="auto"/>
        <w:jc w:val="right"/>
        <w:rPr>
          <w:sz w:val="36"/>
          <w:szCs w:val="36"/>
        </w:rPr>
      </w:pPr>
      <w:r w:rsidRPr="001F30F7">
        <w:rPr>
          <w:sz w:val="36"/>
          <w:szCs w:val="36"/>
        </w:rPr>
        <w:t xml:space="preserve">puzzle looks simple enough, but upon further </w:t>
      </w:r>
    </w:p>
    <w:p w14:paraId="27A2C0AF" w14:textId="5D1266F1" w:rsidR="001F30F7" w:rsidRPr="001F30F7" w:rsidRDefault="001F30F7" w:rsidP="001F30F7">
      <w:pPr>
        <w:spacing w:line="276" w:lineRule="auto"/>
        <w:jc w:val="right"/>
        <w:rPr>
          <w:sz w:val="36"/>
          <w:szCs w:val="36"/>
        </w:rPr>
      </w:pPr>
      <w:r w:rsidRPr="001F30F7">
        <w:rPr>
          <w:noProof/>
          <w:sz w:val="36"/>
          <w:szCs w:val="36"/>
        </w:rPr>
        <mc:AlternateContent>
          <mc:Choice Requires="wps">
            <w:drawing>
              <wp:anchor distT="0" distB="0" distL="114300" distR="114300" simplePos="0" relativeHeight="251677696" behindDoc="0" locked="0" layoutInCell="1" allowOverlap="1" wp14:anchorId="682792E6" wp14:editId="5FF896E6">
                <wp:simplePos x="0" y="0"/>
                <wp:positionH relativeFrom="column">
                  <wp:posOffset>4754245</wp:posOffset>
                </wp:positionH>
                <wp:positionV relativeFrom="paragraph">
                  <wp:posOffset>367411</wp:posOffset>
                </wp:positionV>
                <wp:extent cx="1909445" cy="635"/>
                <wp:effectExtent l="0" t="0" r="0" b="12065"/>
                <wp:wrapNone/>
                <wp:docPr id="29" name="Text Box 29"/>
                <wp:cNvGraphicFramePr/>
                <a:graphic xmlns:a="http://schemas.openxmlformats.org/drawingml/2006/main">
                  <a:graphicData uri="http://schemas.microsoft.com/office/word/2010/wordprocessingShape">
                    <wps:wsp>
                      <wps:cNvSpPr txBox="1"/>
                      <wps:spPr>
                        <a:xfrm>
                          <a:off x="0" y="0"/>
                          <a:ext cx="1909445" cy="635"/>
                        </a:xfrm>
                        <a:prstGeom prst="rect">
                          <a:avLst/>
                        </a:prstGeom>
                        <a:solidFill>
                          <a:prstClr val="white"/>
                        </a:solidFill>
                        <a:ln>
                          <a:noFill/>
                        </a:ln>
                      </wps:spPr>
                      <wps:txbx>
                        <w:txbxContent>
                          <w:p w14:paraId="75CB1FC8" w14:textId="14D5DFF2" w:rsidR="001F30F7" w:rsidRPr="00CE72AB" w:rsidRDefault="001F30F7" w:rsidP="001F30F7">
                            <w:pPr>
                              <w:pStyle w:val="Caption"/>
                              <w:jc w:val="center"/>
                              <w:rPr>
                                <w:noProof/>
                                <w:sz w:val="30"/>
                                <w:szCs w:val="30"/>
                              </w:rPr>
                            </w:pPr>
                            <w:r>
                              <w:t xml:space="preserve">Figure </w:t>
                            </w:r>
                            <w:r>
                              <w:fldChar w:fldCharType="begin"/>
                            </w:r>
                            <w:r>
                              <w:instrText xml:space="preserve"> SEQ Figure \* ARABIC </w:instrText>
                            </w:r>
                            <w:r>
                              <w:fldChar w:fldCharType="separate"/>
                            </w:r>
                            <w:r w:rsidR="0074332C">
                              <w:rPr>
                                <w:noProof/>
                              </w:rPr>
                              <w:t>6</w:t>
                            </w:r>
                            <w:r>
                              <w:rPr>
                                <w:noProof/>
                              </w:rPr>
                              <w:fldChar w:fldCharType="end"/>
                            </w:r>
                            <w:r>
                              <w:t xml:space="preserve"> A Sudoku puzzle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792E6" id="Text Box 29" o:spid="_x0000_s1032" type="#_x0000_t202" style="position:absolute;margin-left:374.35pt;margin-top:28.95pt;width:150.3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" stroked="f">
                <v:textbox style="mso-fit-shape-to-text:t" inset="0,0,0,0">
                  <w:txbxContent>
                    <w:p w14:paraId="75CB1FC8" w14:textId="14D5DFF2" w:rsidR="001F30F7" w:rsidRPr="00CE72AB" w:rsidRDefault="001F30F7" w:rsidP="001F30F7">
                      <w:pPr>
                        <w:pStyle w:val="Caption"/>
                        <w:jc w:val="center"/>
                        <w:rPr>
                          <w:noProof/>
                          <w:sz w:val="30"/>
                          <w:szCs w:val="30"/>
                        </w:rPr>
                      </w:pPr>
                      <w:r>
                        <w:t xml:space="preserve">Figure </w:t>
                      </w:r>
                      <w:r>
                        <w:fldChar w:fldCharType="begin"/>
                      </w:r>
                      <w:r>
                        <w:instrText xml:space="preserve"> SEQ Figure \* ARABIC </w:instrText>
                      </w:r>
                      <w:r>
                        <w:fldChar w:fldCharType="separate"/>
                      </w:r>
                      <w:r w:rsidR="0074332C">
                        <w:rPr>
                          <w:noProof/>
                        </w:rPr>
                        <w:t>6</w:t>
                      </w:r>
                      <w:r>
                        <w:rPr>
                          <w:noProof/>
                        </w:rPr>
                        <w:fldChar w:fldCharType="end"/>
                      </w:r>
                      <w:r>
                        <w:t xml:space="preserve"> A Sudoku puzzle</w:t>
                      </w:r>
                    </w:p>
                  </w:txbxContent>
                </v:textbox>
              </v:shape>
            </w:pict>
          </mc:Fallback>
        </mc:AlternateContent>
      </w:r>
      <w:r w:rsidRPr="001F30F7">
        <w:rPr>
          <w:sz w:val="36"/>
          <w:szCs w:val="36"/>
        </w:rPr>
        <w:t xml:space="preserve">examination,it is not as trivial as you might have </w:t>
      </w:r>
    </w:p>
    <w:p w14:paraId="29C6C687" w14:textId="22C0E4B3" w:rsidR="001F30F7" w:rsidRPr="001F30F7" w:rsidRDefault="001F30F7" w:rsidP="001F30F7">
      <w:pPr>
        <w:spacing w:line="276" w:lineRule="auto"/>
        <w:jc w:val="right"/>
        <w:rPr>
          <w:sz w:val="36"/>
          <w:szCs w:val="36"/>
        </w:rPr>
      </w:pPr>
      <w:r w:rsidRPr="001F30F7">
        <w:rPr>
          <w:sz w:val="36"/>
          <w:szCs w:val="36"/>
        </w:rPr>
        <w:t xml:space="preserve">initially imagined. The placement of the various </w:t>
      </w:r>
    </w:p>
    <w:p w14:paraId="49BAF16C" w14:textId="77777777" w:rsidR="001F30F7" w:rsidRPr="001F30F7" w:rsidRDefault="001F30F7" w:rsidP="001F30F7">
      <w:pPr>
        <w:spacing w:line="276" w:lineRule="auto"/>
        <w:jc w:val="right"/>
        <w:rPr>
          <w:sz w:val="36"/>
          <w:szCs w:val="36"/>
        </w:rPr>
      </w:pPr>
      <w:r w:rsidRPr="001F30F7">
        <w:rPr>
          <w:sz w:val="36"/>
          <w:szCs w:val="36"/>
        </w:rPr>
        <w:t xml:space="preserve">numbers in a partially filled Sudoku puzzle </w:t>
      </w:r>
    </w:p>
    <w:p w14:paraId="72B9F7DD" w14:textId="62B71580" w:rsidR="002E1AB2" w:rsidRDefault="001F30F7" w:rsidP="00067D59">
      <w:pPr>
        <w:spacing w:line="276" w:lineRule="auto"/>
        <w:jc w:val="right"/>
        <w:rPr>
          <w:sz w:val="36"/>
          <w:szCs w:val="36"/>
        </w:rPr>
      </w:pPr>
      <w:r w:rsidRPr="001F30F7">
        <w:rPr>
          <w:sz w:val="36"/>
          <w:szCs w:val="36"/>
        </w:rPr>
        <w:t>determines the level of difficulty of the game.</w:t>
      </w:r>
    </w:p>
    <w:p w14:paraId="101BAA09" w14:textId="77777777" w:rsidR="00067D59" w:rsidRPr="00067D59" w:rsidRDefault="00067D59" w:rsidP="00067D59">
      <w:pPr>
        <w:pStyle w:val="Heading1"/>
        <w:jc w:val="both"/>
        <w:rPr>
          <w:sz w:val="36"/>
          <w:szCs w:val="36"/>
          <w:lang w:eastAsia="en-US"/>
        </w:rPr>
      </w:pPr>
      <w:r w:rsidRPr="00067D59">
        <w:rPr>
          <w:sz w:val="36"/>
          <w:szCs w:val="36"/>
          <w:lang w:eastAsia="en-US"/>
        </w:rPr>
        <w:lastRenderedPageBreak/>
        <w:t>3.</w:t>
      </w:r>
      <w:r w:rsidRPr="00067D59">
        <w:rPr>
          <w:rFonts w:asciiTheme="minorHAnsi" w:hAnsiTheme="minorHAnsi"/>
          <w:color w:val="4472C4" w:themeColor="accent1"/>
          <w:sz w:val="36"/>
          <w:szCs w:val="36"/>
          <w:lang w:eastAsia="en-US"/>
        </w:rPr>
        <w:t xml:space="preserve"> </w:t>
      </w:r>
      <w:r w:rsidRPr="00067D59">
        <w:rPr>
          <w:sz w:val="36"/>
          <w:szCs w:val="36"/>
          <w:lang w:eastAsia="en-US"/>
        </w:rPr>
        <w:t xml:space="preserve">THE DIFFICULTY LEVEL OF </w:t>
      </w:r>
      <w:r w:rsidRPr="00067D59">
        <w:rPr>
          <w:b/>
          <w:bCs/>
          <w:sz w:val="36"/>
          <w:szCs w:val="36"/>
          <w:lang w:eastAsia="en-US"/>
        </w:rPr>
        <w:t>SUDOKU</w:t>
      </w:r>
    </w:p>
    <w:p w14:paraId="1056E261" w14:textId="77777777" w:rsidR="00067D59" w:rsidRPr="00067D59" w:rsidRDefault="00067D59" w:rsidP="00067D59">
      <w:pPr>
        <w:spacing w:line="240" w:lineRule="auto"/>
        <w:jc w:val="right"/>
        <w:rPr>
          <w:sz w:val="36"/>
          <w:szCs w:val="36"/>
        </w:rPr>
      </w:pPr>
      <w:r w:rsidRPr="00067D59">
        <w:rPr>
          <w:b/>
          <w:bCs/>
          <w:sz w:val="36"/>
          <w:szCs w:val="36"/>
        </w:rPr>
        <w:t>Sudoku</w:t>
      </w:r>
      <w:r w:rsidRPr="00067D59">
        <w:rPr>
          <w:sz w:val="36"/>
          <w:szCs w:val="36"/>
        </w:rPr>
        <w:t xml:space="preserve"> puzzles are widely accepted to have varying difficulty levels. The level of difficulty is not always easy to classify as there is no easy way of determining hardness by simply inspecting a grid. Instead the typical approach is trying to solve the puzzle in order to determine how difficult it is. A common misconception about Sudoku is that the number of clues describes how difficult it is. While this is true for the bigger picture it is far from true that specific 17-clue puzzles are more difficult than for instance 30-clue puzzles.</w:t>
      </w:r>
    </w:p>
    <w:p w14:paraId="7037652C" w14:textId="77777777" w:rsidR="00067D59" w:rsidRPr="00067D59" w:rsidRDefault="00067D59" w:rsidP="00067D59">
      <w:pPr>
        <w:spacing w:line="240" w:lineRule="auto"/>
        <w:jc w:val="right"/>
        <w:rPr>
          <w:sz w:val="36"/>
          <w:szCs w:val="36"/>
        </w:rPr>
      </w:pPr>
    </w:p>
    <w:p w14:paraId="18314332" w14:textId="77777777" w:rsidR="00067D59" w:rsidRPr="00067D59" w:rsidRDefault="00067D59" w:rsidP="00067D59">
      <w:pPr>
        <w:spacing w:line="240" w:lineRule="auto"/>
        <w:jc w:val="right"/>
        <w:rPr>
          <w:b/>
          <w:bCs/>
          <w:sz w:val="36"/>
          <w:szCs w:val="36"/>
        </w:rPr>
      </w:pPr>
      <w:r w:rsidRPr="00067D59">
        <w:rPr>
          <w:b/>
          <w:bCs/>
          <w:sz w:val="36"/>
          <w:szCs w:val="36"/>
        </w:rPr>
        <w:t xml:space="preserve">Extremely Easy </w:t>
      </w:r>
    </w:p>
    <w:p w14:paraId="34EB9288"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Sudoku have more than 50 givens </w:t>
      </w:r>
    </w:p>
    <w:p w14:paraId="4C613C2E" w14:textId="77777777" w:rsidR="00067D59" w:rsidRPr="00067D59" w:rsidRDefault="00067D59" w:rsidP="00067D59">
      <w:pPr>
        <w:spacing w:line="240" w:lineRule="auto"/>
        <w:jc w:val="right"/>
        <w:rPr>
          <w:sz w:val="36"/>
          <w:szCs w:val="36"/>
        </w:rPr>
      </w:pPr>
      <w:r w:rsidRPr="00067D59">
        <w:rPr>
          <w:b/>
          <w:bCs/>
          <w:sz w:val="36"/>
          <w:szCs w:val="36"/>
        </w:rPr>
        <w:t>Easy</w:t>
      </w:r>
      <w:r w:rsidRPr="00067D59">
        <w:rPr>
          <w:sz w:val="36"/>
          <w:szCs w:val="36"/>
        </w:rPr>
        <w:t xml:space="preserve"> </w:t>
      </w:r>
    </w:p>
    <w:p w14:paraId="494E8335"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Sudoku generally have 36 - 49 givens (out of the total of 81 numbers in the answer). </w:t>
      </w:r>
    </w:p>
    <w:p w14:paraId="640C6191"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has more than one given in every box. </w:t>
      </w:r>
    </w:p>
    <w:p w14:paraId="4A07E54C"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This level each digit from 1–9 appears as a given at least 3 times. </w:t>
      </w:r>
    </w:p>
    <w:p w14:paraId="2BF4647C"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is very quick to solve, less than 10 minutes on average, and no guesses are required. </w:t>
      </w:r>
    </w:p>
    <w:p w14:paraId="59BFB4A6" w14:textId="77777777" w:rsidR="00067D59" w:rsidRPr="00067D59" w:rsidRDefault="00067D59" w:rsidP="00067D59">
      <w:pPr>
        <w:spacing w:line="240" w:lineRule="auto"/>
        <w:jc w:val="right"/>
        <w:rPr>
          <w:b/>
          <w:bCs/>
          <w:sz w:val="36"/>
          <w:szCs w:val="36"/>
        </w:rPr>
      </w:pPr>
      <w:r w:rsidRPr="00067D59">
        <w:rPr>
          <w:b/>
          <w:bCs/>
          <w:sz w:val="36"/>
          <w:szCs w:val="36"/>
        </w:rPr>
        <w:t xml:space="preserve">Medium </w:t>
      </w:r>
    </w:p>
    <w:p w14:paraId="2A8228B6"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Sudoku have around 32–35 givens. </w:t>
      </w:r>
    </w:p>
    <w:p w14:paraId="5E6090E0"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has a couple of boxes with only one given. </w:t>
      </w:r>
    </w:p>
    <w:p w14:paraId="39A2DB82" w14:textId="77777777" w:rsidR="00067D59" w:rsidRPr="00067D59" w:rsidRDefault="00067D59" w:rsidP="00067D59">
      <w:pPr>
        <w:spacing w:line="240" w:lineRule="auto"/>
        <w:jc w:val="right"/>
        <w:rPr>
          <w:sz w:val="36"/>
          <w:szCs w:val="36"/>
        </w:rPr>
      </w:pPr>
      <w:r w:rsidRPr="00067D59">
        <w:rPr>
          <w:sz w:val="36"/>
          <w:szCs w:val="36"/>
        </w:rPr>
        <w:lastRenderedPageBreak/>
        <w:sym w:font="Symbol" w:char="F0B7"/>
      </w:r>
      <w:r w:rsidRPr="00067D59">
        <w:rPr>
          <w:sz w:val="36"/>
          <w:szCs w:val="36"/>
        </w:rPr>
        <w:t xml:space="preserve"> This level has some digits may only appear twice as a given, the rest will appear at least 3 times each. </w:t>
      </w:r>
    </w:p>
    <w:p w14:paraId="24666CEF" w14:textId="1E0E837A"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take a bit longer to solve, somewhere between 10–20 minutes. No guesses are required. </w:t>
      </w:r>
    </w:p>
    <w:p w14:paraId="086DE312" w14:textId="40EF5AEB" w:rsidR="00067D59" w:rsidRPr="00067D59" w:rsidRDefault="00067D59" w:rsidP="00067D59">
      <w:pPr>
        <w:spacing w:line="240" w:lineRule="auto"/>
        <w:jc w:val="right"/>
        <w:rPr>
          <w:sz w:val="36"/>
          <w:szCs w:val="36"/>
        </w:rPr>
      </w:pPr>
      <w:r w:rsidRPr="00067D59">
        <w:rPr>
          <w:b/>
          <w:bCs/>
          <w:sz w:val="36"/>
          <w:szCs w:val="36"/>
        </w:rPr>
        <w:t>Hard</w:t>
      </w:r>
    </w:p>
    <w:p w14:paraId="7AACDFA2"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Sudoku have around 28–31 givens. </w:t>
      </w:r>
    </w:p>
    <w:p w14:paraId="550C4F99"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may have a couple of boxes with only one given </w:t>
      </w:r>
    </w:p>
    <w:p w14:paraId="54568343"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This level has three or four digits may only appear 2 times as givens, and one digit may only appear once. </w:t>
      </w:r>
    </w:p>
    <w:p w14:paraId="15F683A6"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may take up to 45 minutes to solve, and some trial and error may be needed for example, one box may have two candidates, and no way of determining which .</w:t>
      </w:r>
    </w:p>
    <w:p w14:paraId="2D2536C5" w14:textId="77777777" w:rsidR="00067D59" w:rsidRPr="00067D59" w:rsidRDefault="00067D59" w:rsidP="00067D59">
      <w:pPr>
        <w:spacing w:line="240" w:lineRule="auto"/>
        <w:jc w:val="right"/>
        <w:rPr>
          <w:b/>
          <w:bCs/>
          <w:sz w:val="36"/>
          <w:szCs w:val="36"/>
        </w:rPr>
      </w:pPr>
      <w:r w:rsidRPr="00067D59">
        <w:rPr>
          <w:b/>
          <w:bCs/>
          <w:sz w:val="36"/>
          <w:szCs w:val="36"/>
        </w:rPr>
        <w:t xml:space="preserve">Very Hard </w:t>
      </w:r>
    </w:p>
    <w:p w14:paraId="07B2F7A4"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Sudoku may have several boxes with less than 22 - 27 givens.</w:t>
      </w:r>
    </w:p>
    <w:p w14:paraId="77D2FA68" w14:textId="77777777" w:rsidR="00067D59" w:rsidRPr="00067D59" w:rsidRDefault="00067D59" w:rsidP="00067D59">
      <w:pPr>
        <w:spacing w:line="240" w:lineRule="auto"/>
        <w:jc w:val="right"/>
        <w:rPr>
          <w:sz w:val="36"/>
          <w:szCs w:val="36"/>
        </w:rPr>
      </w:pPr>
      <w:r w:rsidRPr="00067D59">
        <w:rPr>
          <w:sz w:val="36"/>
          <w:szCs w:val="36"/>
        </w:rPr>
        <w:t xml:space="preserve"> </w:t>
      </w:r>
      <w:r w:rsidRPr="00067D59">
        <w:rPr>
          <w:sz w:val="36"/>
          <w:szCs w:val="36"/>
        </w:rPr>
        <w:sym w:font="Symbol" w:char="F0B7"/>
      </w:r>
      <w:r w:rsidRPr="00067D59">
        <w:rPr>
          <w:sz w:val="36"/>
          <w:szCs w:val="36"/>
        </w:rPr>
        <w:t xml:space="preserve"> It may have several boxes with no givens at all </w:t>
      </w:r>
    </w:p>
    <w:p w14:paraId="73DD71F2"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This level has most digits appear only 2 or 3 times, as well as several single occurrences. </w:t>
      </w:r>
    </w:p>
    <w:p w14:paraId="11694F06" w14:textId="77777777" w:rsidR="00067D59" w:rsidRPr="00067D59" w:rsidRDefault="00067D59" w:rsidP="00067D59">
      <w:pPr>
        <w:spacing w:line="240" w:lineRule="auto"/>
        <w:jc w:val="right"/>
        <w:rPr>
          <w:sz w:val="36"/>
          <w:szCs w:val="36"/>
        </w:rPr>
      </w:pPr>
      <w:r w:rsidRPr="00067D59">
        <w:rPr>
          <w:sz w:val="36"/>
          <w:szCs w:val="36"/>
        </w:rPr>
        <w:sym w:font="Symbol" w:char="F0B7"/>
      </w:r>
      <w:r w:rsidRPr="00067D59">
        <w:rPr>
          <w:sz w:val="36"/>
          <w:szCs w:val="36"/>
        </w:rPr>
        <w:t xml:space="preserve"> It can take over an hour to solve, and require trial and error</w:t>
      </w:r>
    </w:p>
    <w:p w14:paraId="24C0B63B" w14:textId="77777777" w:rsidR="00067D59" w:rsidRPr="00067D59" w:rsidRDefault="00067D59" w:rsidP="00067D59">
      <w:pPr>
        <w:spacing w:line="276" w:lineRule="auto"/>
        <w:jc w:val="right"/>
        <w:rPr>
          <w:sz w:val="36"/>
          <w:szCs w:val="36"/>
        </w:rPr>
      </w:pPr>
    </w:p>
    <w:p w14:paraId="4E65050A" w14:textId="77777777" w:rsidR="00067D59" w:rsidRDefault="00067D59" w:rsidP="00067D59">
      <w:pPr>
        <w:rPr>
          <w:rFonts w:cstheme="minorHAnsi"/>
          <w:b/>
          <w:bCs/>
          <w:color w:val="FF33CC"/>
          <w:sz w:val="36"/>
          <w:szCs w:val="36"/>
        </w:rPr>
      </w:pPr>
    </w:p>
    <w:p w14:paraId="6D36F982" w14:textId="77777777" w:rsidR="00067D59" w:rsidRDefault="00067D59" w:rsidP="00067D59">
      <w:pPr>
        <w:rPr>
          <w:rFonts w:cstheme="minorHAnsi"/>
          <w:b/>
          <w:bCs/>
          <w:color w:val="FF33CC"/>
          <w:sz w:val="36"/>
          <w:szCs w:val="36"/>
        </w:rPr>
      </w:pPr>
    </w:p>
    <w:p w14:paraId="60A131F4" w14:textId="77777777" w:rsidR="00067D59" w:rsidRDefault="00067D59" w:rsidP="00067D59">
      <w:pPr>
        <w:rPr>
          <w:rFonts w:cstheme="minorHAnsi"/>
          <w:b/>
          <w:bCs/>
          <w:color w:val="FF33CC"/>
          <w:sz w:val="36"/>
          <w:szCs w:val="36"/>
        </w:rPr>
      </w:pPr>
    </w:p>
    <w:p w14:paraId="323C2DCC" w14:textId="710ED228" w:rsidR="00067D59" w:rsidRPr="00067D59" w:rsidRDefault="00067D59" w:rsidP="00067D59">
      <w:pPr>
        <w:rPr>
          <w:rFonts w:cstheme="minorHAnsi"/>
          <w:b/>
          <w:bCs/>
          <w:color w:val="FF33CC"/>
          <w:sz w:val="36"/>
          <w:szCs w:val="36"/>
          <w:rtl/>
        </w:rPr>
      </w:pPr>
      <w:r w:rsidRPr="00067D59">
        <w:rPr>
          <w:rFonts w:cstheme="minorHAnsi" w:hint="cs"/>
          <w:b/>
          <w:bCs/>
          <w:color w:val="FF33CC"/>
          <w:sz w:val="36"/>
          <w:szCs w:val="36"/>
          <w:rtl/>
        </w:rPr>
        <w:lastRenderedPageBreak/>
        <w:t>ماهي لعبة سودوكو ؟</w:t>
      </w:r>
    </w:p>
    <w:p w14:paraId="49B5B909"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وهي لعبة يمنح فيها الاعب شبكة ارقام ، مملوءه جزئيا ويكمل الاعب تعبئة الارقام حسب قيود اللعبة وهي عدم التكرار قي الصف او العمود او الخلية .  </w:t>
      </w:r>
    </w:p>
    <w:p w14:paraId="5B886483"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من المثير ان لعة سودوكو لعبة ارقام ولكن لايحتاج من يحاول حلها الى اي قدر من الرياضيات </w:t>
      </w:r>
    </w:p>
    <w:p w14:paraId="1A84D20E"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يجب ان نعرف ان ليس هناك طريقة معروفة او قاعدة معينه للعثور على النتيجة بسرعة فهي تعتبر  " </w:t>
      </w:r>
      <w:r w:rsidRPr="00067D59">
        <w:rPr>
          <w:rFonts w:cstheme="minorHAnsi"/>
          <w:b/>
          <w:bCs/>
          <w:color w:val="000000" w:themeColor="text1"/>
          <w:sz w:val="36"/>
          <w:szCs w:val="36"/>
        </w:rPr>
        <w:t>np-problem</w:t>
      </w:r>
      <w:r w:rsidRPr="00067D59">
        <w:rPr>
          <w:rFonts w:cstheme="minorHAnsi" w:hint="cs"/>
          <w:b/>
          <w:bCs/>
          <w:color w:val="000000" w:themeColor="text1"/>
          <w:sz w:val="36"/>
          <w:szCs w:val="36"/>
          <w:rtl/>
        </w:rPr>
        <w:t>"</w:t>
      </w:r>
    </w:p>
    <w:p w14:paraId="747B1C1A" w14:textId="77777777" w:rsidR="00067D59" w:rsidRPr="00067D59" w:rsidRDefault="00067D59" w:rsidP="00067D59">
      <w:pPr>
        <w:rPr>
          <w:rFonts w:cstheme="minorHAnsi"/>
          <w:b/>
          <w:bCs/>
          <w:color w:val="000000" w:themeColor="text1"/>
          <w:sz w:val="36"/>
          <w:szCs w:val="36"/>
          <w:rtl/>
        </w:rPr>
      </w:pPr>
    </w:p>
    <w:p w14:paraId="31F21A6A" w14:textId="77777777" w:rsidR="00067D59" w:rsidRPr="00067D59" w:rsidRDefault="00067D59" w:rsidP="00067D59">
      <w:pPr>
        <w:rPr>
          <w:rFonts w:cstheme="minorHAnsi"/>
          <w:b/>
          <w:bCs/>
          <w:color w:val="C45911" w:themeColor="accent2" w:themeShade="BF"/>
          <w:sz w:val="36"/>
          <w:szCs w:val="36"/>
          <w:rtl/>
        </w:rPr>
      </w:pPr>
      <w:r w:rsidRPr="00067D59">
        <w:rPr>
          <w:rFonts w:cs="Calibri"/>
          <w:b/>
          <w:bCs/>
          <w:color w:val="C45911" w:themeColor="accent2" w:themeShade="BF"/>
          <w:sz w:val="36"/>
          <w:szCs w:val="36"/>
          <w:rtl/>
        </w:rPr>
        <w:t>1. تعاريف</w:t>
      </w:r>
    </w:p>
    <w:p w14:paraId="2FEC2FD9" w14:textId="77777777" w:rsidR="00067D59" w:rsidRPr="00067D59" w:rsidRDefault="00067D59" w:rsidP="00067D59">
      <w:pPr>
        <w:rPr>
          <w:rFonts w:cstheme="minorHAnsi"/>
          <w:b/>
          <w:bCs/>
          <w:color w:val="000000" w:themeColor="text1"/>
          <w:sz w:val="36"/>
          <w:szCs w:val="36"/>
          <w:rtl/>
        </w:rPr>
      </w:pPr>
      <w:r w:rsidRPr="00067D59">
        <w:rPr>
          <w:rFonts w:cstheme="minorHAnsi"/>
          <w:b/>
          <w:bCs/>
          <w:color w:val="000000" w:themeColor="text1"/>
          <w:sz w:val="36"/>
          <w:szCs w:val="36"/>
        </w:rPr>
        <w:t>Box</w:t>
      </w:r>
      <w:r w:rsidRPr="00067D59">
        <w:rPr>
          <w:rFonts w:cs="Calibri"/>
          <w:b/>
          <w:bCs/>
          <w:color w:val="000000" w:themeColor="text1"/>
          <w:sz w:val="36"/>
          <w:szCs w:val="36"/>
          <w:rtl/>
        </w:rPr>
        <w:t>: شبكة 3</w:t>
      </w:r>
      <w:r w:rsidRPr="00067D59">
        <w:rPr>
          <w:rFonts w:cstheme="minorHAnsi"/>
          <w:b/>
          <w:bCs/>
          <w:color w:val="000000" w:themeColor="text1"/>
          <w:sz w:val="36"/>
          <w:szCs w:val="36"/>
        </w:rPr>
        <w:t>x3</w:t>
      </w:r>
      <w:r w:rsidRPr="00067D59">
        <w:rPr>
          <w:rFonts w:cs="Calibri"/>
          <w:b/>
          <w:bCs/>
          <w:color w:val="000000" w:themeColor="text1"/>
          <w:sz w:val="36"/>
          <w:szCs w:val="36"/>
          <w:rtl/>
        </w:rPr>
        <w:t xml:space="preserve"> داخل أحجية </w:t>
      </w:r>
      <w:r w:rsidRPr="00067D59">
        <w:rPr>
          <w:rFonts w:cstheme="minorHAnsi"/>
          <w:b/>
          <w:bCs/>
          <w:color w:val="000000" w:themeColor="text1"/>
          <w:sz w:val="36"/>
          <w:szCs w:val="36"/>
        </w:rPr>
        <w:t>Sudoku</w:t>
      </w:r>
      <w:r w:rsidRPr="00067D59">
        <w:rPr>
          <w:rFonts w:cs="Calibri"/>
          <w:b/>
          <w:bCs/>
          <w:color w:val="000000" w:themeColor="text1"/>
          <w:sz w:val="36"/>
          <w:szCs w:val="36"/>
          <w:rtl/>
        </w:rPr>
        <w:t>.</w:t>
      </w:r>
    </w:p>
    <w:p w14:paraId="12F45B6C"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يعمل مثل الصفوف والأعمدة ،</w:t>
      </w:r>
    </w:p>
    <w:p w14:paraId="4363EB91"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بمعنى أنه يجب أن يحتوي على الأرقام من 1 إلى 9.</w:t>
      </w:r>
    </w:p>
    <w:p w14:paraId="6B50EF64"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المنطقة: يشير هذا إلى صف أو عمود أو مربع.</w:t>
      </w:r>
    </w:p>
    <w:p w14:paraId="1AFCC7BE"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المرشح: مربع فارغ في أحجية سودوكو</w:t>
      </w:r>
    </w:p>
    <w:p w14:paraId="6E87739A"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لديك مجموعة معينة من الأرقام التي لا</w:t>
      </w:r>
    </w:p>
    <w:p w14:paraId="5D6AC1E5"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تتعارض مع الصف والعمود والمربع الموجود فيه.</w:t>
      </w:r>
    </w:p>
    <w:p w14:paraId="639D5E35"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تسمى هذه الأرقام أرقام المرشحين أو المرشحين.</w:t>
      </w:r>
    </w:p>
    <w:p w14:paraId="2734064D"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فكرة: يتم تعريف الدليل على أنه رقم في لغز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الأصلي. بمعنى أن أحجية سودوكو تحتوي على عدد معين من القرائن والتي تُستخدم بعد ذلك لملء مربعات جديدة. ومع ذلك ، لا تعتبر الأرقام التي تم ملؤها من قبل الحلول بمثابة أدلة.</w:t>
      </w:r>
    </w:p>
    <w:p w14:paraId="11E272CB" w14:textId="77777777" w:rsidR="00067D59" w:rsidRPr="00067D59" w:rsidRDefault="00067D59" w:rsidP="00067D59">
      <w:pPr>
        <w:rPr>
          <w:rFonts w:cstheme="minorHAnsi"/>
          <w:b/>
          <w:bCs/>
          <w:color w:val="000000" w:themeColor="text1"/>
          <w:sz w:val="36"/>
          <w:szCs w:val="36"/>
          <w:rtl/>
        </w:rPr>
      </w:pPr>
    </w:p>
    <w:p w14:paraId="375A9FC7" w14:textId="77777777" w:rsidR="00067D59" w:rsidRPr="00067D59" w:rsidRDefault="00067D59" w:rsidP="00067D59">
      <w:pPr>
        <w:rPr>
          <w:rFonts w:cstheme="minorHAnsi"/>
          <w:b/>
          <w:bCs/>
          <w:color w:val="C45911" w:themeColor="accent2" w:themeShade="BF"/>
          <w:sz w:val="36"/>
          <w:szCs w:val="36"/>
          <w:rtl/>
        </w:rPr>
      </w:pPr>
      <w:r w:rsidRPr="00067D59">
        <w:rPr>
          <w:rFonts w:cs="Calibri"/>
          <w:b/>
          <w:bCs/>
          <w:color w:val="C45911" w:themeColor="accent2" w:themeShade="BF"/>
          <w:sz w:val="36"/>
          <w:szCs w:val="36"/>
          <w:rtl/>
        </w:rPr>
        <w:lastRenderedPageBreak/>
        <w:t>2-أساسيات سودوكو</w:t>
      </w:r>
    </w:p>
    <w:p w14:paraId="2AB05A74"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تتكون لعبة سودوكو من شبكة 9</w:t>
      </w:r>
      <w:r w:rsidRPr="00067D59">
        <w:rPr>
          <w:rFonts w:cstheme="minorHAnsi"/>
          <w:b/>
          <w:bCs/>
          <w:color w:val="000000" w:themeColor="text1"/>
          <w:sz w:val="36"/>
          <w:szCs w:val="36"/>
        </w:rPr>
        <w:t>x9</w:t>
      </w:r>
    </w:p>
    <w:p w14:paraId="4A8AE0B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من الأعداد مقسمة إلى تسعة</w:t>
      </w:r>
    </w:p>
    <w:p w14:paraId="4CDBBEBF"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شبكات أصغر حجمًا 3</w:t>
      </w:r>
      <w:r w:rsidRPr="00067D59">
        <w:rPr>
          <w:rFonts w:cstheme="minorHAnsi"/>
          <w:b/>
          <w:bCs/>
          <w:color w:val="000000" w:themeColor="text1"/>
          <w:sz w:val="36"/>
          <w:szCs w:val="36"/>
        </w:rPr>
        <w:t>x3</w:t>
      </w:r>
      <w:r w:rsidRPr="00067D59">
        <w:rPr>
          <w:rFonts w:cs="Calibri"/>
          <w:b/>
          <w:bCs/>
          <w:color w:val="000000" w:themeColor="text1"/>
          <w:sz w:val="36"/>
          <w:szCs w:val="36"/>
          <w:rtl/>
        </w:rPr>
        <w:t xml:space="preserve"> (تعرف بالشبكات الصغيرة).</w:t>
      </w:r>
    </w:p>
    <w:p w14:paraId="25317F4D"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حيث ينتمي كل رقم إلى النطاق 1-9</w:t>
      </w:r>
    </w:p>
    <w:p w14:paraId="76ED859C"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في البداية يتم الكشف عن مجموعة فرعية من الشبكة و</w:t>
      </w:r>
    </w:p>
    <w:p w14:paraId="112BAD4F"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الهدف هو ملء الشبكة المتبقية مع صالح</w:t>
      </w:r>
    </w:p>
    <w:p w14:paraId="53A45816"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أعداد. الشبكة مقسمة إلى 9 مربعات من</w:t>
      </w:r>
    </w:p>
    <w:p w14:paraId="62D41A2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الحجم 3</w:t>
      </w:r>
      <w:r w:rsidRPr="00067D59">
        <w:rPr>
          <w:rFonts w:cstheme="minorHAnsi"/>
          <w:b/>
          <w:bCs/>
          <w:color w:val="000000" w:themeColor="text1"/>
          <w:sz w:val="36"/>
          <w:szCs w:val="36"/>
        </w:rPr>
        <w:t>x3</w:t>
      </w:r>
      <w:r w:rsidRPr="00067D59">
        <w:rPr>
          <w:rFonts w:cs="Calibri"/>
          <w:b/>
          <w:bCs/>
          <w:color w:val="000000" w:themeColor="text1"/>
          <w:sz w:val="36"/>
          <w:szCs w:val="36"/>
          <w:rtl/>
        </w:rPr>
        <w:t>. سودوكو لديه قاعدة واحدة فقط وهي تلك</w:t>
      </w:r>
    </w:p>
    <w:p w14:paraId="7DFC6C62"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هو أن جميع المناطق ، أي الصفوف والأعمدة والمربعات ، تحتوي على الأرقام من 1 إلى 9 مرة واحدة تمامًا. لكي يتم اعتباره لغزًا مناسبًا لـ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 يلزم أيضًا وجود حل فريد ، وهي خاصية يمكن تحديدها من خلال حل جميع الحلول الممكنة. يمكن للاعبين استخدام مجموعة واسعة من الاستراتيجيات التي تتعامل مع الحلول إما من المناطق أو من الشبكة بأكملها.</w:t>
      </w:r>
    </w:p>
    <w:p w14:paraId="57D6F578" w14:textId="77777777" w:rsidR="00067D59" w:rsidRPr="00067D59" w:rsidRDefault="00067D59" w:rsidP="00067D59">
      <w:pPr>
        <w:rPr>
          <w:rFonts w:cstheme="minorHAnsi"/>
          <w:b/>
          <w:bCs/>
          <w:color w:val="000000" w:themeColor="text1"/>
          <w:sz w:val="36"/>
          <w:szCs w:val="36"/>
          <w:rtl/>
        </w:rPr>
      </w:pPr>
    </w:p>
    <w:p w14:paraId="6C93DED3" w14:textId="77777777" w:rsidR="00067D59" w:rsidRPr="00067D59" w:rsidRDefault="00067D59" w:rsidP="00067D59">
      <w:pPr>
        <w:rPr>
          <w:rFonts w:cstheme="minorHAnsi"/>
          <w:b/>
          <w:bCs/>
          <w:color w:val="000000" w:themeColor="text1"/>
          <w:sz w:val="36"/>
          <w:szCs w:val="36"/>
          <w:rtl/>
        </w:rPr>
      </w:pPr>
    </w:p>
    <w:p w14:paraId="7FD82382"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الهدف من اللعبة هو وضع رقم من</w:t>
      </w:r>
    </w:p>
    <w:p w14:paraId="21D730EF"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من 1 إلى 9 في كل خلية ، بحيث يكون كل منها</w:t>
      </w:r>
    </w:p>
    <w:p w14:paraId="577CFA4B"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يجب أن يظهر الرقم مرة واحدة بالضبط في كل صف</w:t>
      </w:r>
    </w:p>
    <w:p w14:paraId="709AF54C"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وفي كل عمود في الشبكة. بالإضافة إلى ذلك ، كل</w:t>
      </w:r>
    </w:p>
    <w:p w14:paraId="03C14D9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يجب أن يحتوي </w:t>
      </w:r>
      <w:r w:rsidRPr="00067D59">
        <w:rPr>
          <w:rFonts w:cstheme="minorHAnsi"/>
          <w:b/>
          <w:bCs/>
          <w:color w:val="000000" w:themeColor="text1"/>
          <w:sz w:val="36"/>
          <w:szCs w:val="36"/>
        </w:rPr>
        <w:t>minigrid</w:t>
      </w:r>
      <w:r w:rsidRPr="00067D59">
        <w:rPr>
          <w:rFonts w:cs="Calibri"/>
          <w:b/>
          <w:bCs/>
          <w:color w:val="000000" w:themeColor="text1"/>
          <w:sz w:val="36"/>
          <w:szCs w:val="36"/>
          <w:rtl/>
        </w:rPr>
        <w:t xml:space="preserve"> على جميع الأرقام من 1 إلى</w:t>
      </w:r>
    </w:p>
    <w:p w14:paraId="29CA396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lastRenderedPageBreak/>
        <w:t>9. من الممكن أيضًا استخدام أي مجموعة أخرى من الرموز.</w:t>
      </w:r>
    </w:p>
    <w:p w14:paraId="4E08E9F3"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ومع ذلك ، فإن استخدام الأرقام هو الخيار الواضح.</w:t>
      </w:r>
    </w:p>
    <w:p w14:paraId="4703FEB2" w14:textId="77777777" w:rsidR="00067D59" w:rsidRPr="00067D59" w:rsidRDefault="00067D59" w:rsidP="00067D59">
      <w:pPr>
        <w:rPr>
          <w:rFonts w:cstheme="minorHAnsi"/>
          <w:b/>
          <w:bCs/>
          <w:color w:val="000000" w:themeColor="text1"/>
          <w:sz w:val="36"/>
          <w:szCs w:val="36"/>
          <w:rtl/>
        </w:rPr>
      </w:pPr>
    </w:p>
    <w:p w14:paraId="7F4ED052"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عادة ما يأتي لغز سودوكو جزئيًا</w:t>
      </w:r>
    </w:p>
    <w:p w14:paraId="0D9ADBF1"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شبكة مملوءة. الهدف هو استكمال الشبكة في</w:t>
      </w:r>
    </w:p>
    <w:p w14:paraId="08F473A9"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أقصر وقت ممكن للوهلة الأولى ، لعبة سودوكو</w:t>
      </w:r>
    </w:p>
    <w:p w14:paraId="2505DC55"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يبدو اللغز بسيطًا بما فيه الكفاية ، ولكن بعد ذلك</w:t>
      </w:r>
    </w:p>
    <w:p w14:paraId="6CE27CB9"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الفحص ، فهو ليس تافهًا كما قد يكون لديك</w:t>
      </w:r>
    </w:p>
    <w:p w14:paraId="47D7A8DD"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تخيلت في البداية. التنسيب من مختلف</w:t>
      </w:r>
    </w:p>
    <w:p w14:paraId="3775F03D"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الأرقام في لغز سودوكو معبأ جزئيًا</w:t>
      </w:r>
    </w:p>
    <w:p w14:paraId="428E38B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يحدد مستوى صعوبة اللعبة.</w:t>
      </w:r>
    </w:p>
    <w:p w14:paraId="6522952D" w14:textId="77777777" w:rsidR="00067D59" w:rsidRPr="00067D59" w:rsidRDefault="00067D59" w:rsidP="00067D59">
      <w:pPr>
        <w:rPr>
          <w:rFonts w:cstheme="minorHAnsi"/>
          <w:b/>
          <w:bCs/>
          <w:color w:val="000000" w:themeColor="text1"/>
          <w:sz w:val="36"/>
          <w:szCs w:val="36"/>
          <w:rtl/>
        </w:rPr>
      </w:pPr>
    </w:p>
    <w:p w14:paraId="7AC1D13C" w14:textId="77777777" w:rsidR="00067D59" w:rsidRPr="00067D59" w:rsidRDefault="00067D59" w:rsidP="00067D59">
      <w:pPr>
        <w:rPr>
          <w:rFonts w:cstheme="minorHAnsi"/>
          <w:b/>
          <w:bCs/>
          <w:color w:val="C45911" w:themeColor="accent2" w:themeShade="BF"/>
          <w:sz w:val="36"/>
          <w:szCs w:val="36"/>
          <w:rtl/>
        </w:rPr>
      </w:pPr>
      <w:r w:rsidRPr="00067D59">
        <w:rPr>
          <w:rFonts w:cs="Calibri"/>
          <w:b/>
          <w:bCs/>
          <w:color w:val="C45911" w:themeColor="accent2" w:themeShade="BF"/>
          <w:sz w:val="36"/>
          <w:szCs w:val="36"/>
          <w:rtl/>
        </w:rPr>
        <w:t>3. مستوى الصعوبة في سودوكو</w:t>
      </w:r>
    </w:p>
    <w:p w14:paraId="7884EE9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يتم قبول ألغاز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على نطاق واسع بمستويات صعوبة متفاوتة. ليس من السهل دائمًا تصنيف مستوى الصعوبة حيث لا توجد طريقة سهلة لتحديد الصلابة بمجرد فحص الشبكة. بدلاً من ذلك ، يحاول النهج النموذجي حل اللغز لتحديد مدى صعوبة ذلك. من المفاهيم الخاطئة الشائعة حول لعبة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أن عدد الأدلة يصف مدى صعوبة ذلك. في حين أن هذا صحيح بالنسبة للصورة الأكبر ، إلا أنه ليس صحيحًا أن الألغاز المحددة المكونة من 17 فكرة أكثر صعوبة من الألغاز المكونة من 30 فكرة على سبيل المثال.</w:t>
      </w:r>
    </w:p>
    <w:p w14:paraId="1EC22A8B" w14:textId="77777777" w:rsidR="00067D59" w:rsidRPr="00067D59" w:rsidRDefault="00067D59" w:rsidP="00067D59">
      <w:pPr>
        <w:rPr>
          <w:rFonts w:cstheme="minorHAnsi"/>
          <w:b/>
          <w:bCs/>
          <w:color w:val="000000" w:themeColor="text1"/>
          <w:sz w:val="36"/>
          <w:szCs w:val="36"/>
          <w:rtl/>
        </w:rPr>
      </w:pPr>
    </w:p>
    <w:p w14:paraId="19E6CA93"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سهل جدا</w:t>
      </w:r>
    </w:p>
    <w:p w14:paraId="45F6261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lastRenderedPageBreak/>
        <w:t>• سودوكو لديها أكثر من 50 معطيات</w:t>
      </w:r>
    </w:p>
    <w:p w14:paraId="0F204582"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سهل</w:t>
      </w:r>
    </w:p>
    <w:p w14:paraId="64173715"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تحتوي لعبة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بشكل عام على 36-49 معطيات (من إجمالي 81 رقمًا في الإجابة).</w:t>
      </w:r>
    </w:p>
    <w:p w14:paraId="69A91CEF"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يحتوي على أكثر من واحد في كل صندوق.</w:t>
      </w:r>
    </w:p>
    <w:p w14:paraId="17C7E3C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هذا المستوى يظهر كل رقم من 1–9 كمعطى 3 مرات على الأقل.</w:t>
      </w:r>
    </w:p>
    <w:p w14:paraId="6A7A12CC"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حلها سريع جدًا ، أقل من 10 دقائق في المتوسط ​​، ولا يتطلب أي تخمينات.</w:t>
      </w:r>
    </w:p>
    <w:p w14:paraId="682FFD3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متوسط</w:t>
      </w:r>
    </w:p>
    <w:p w14:paraId="1412106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تحتوي لعبة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على حوالي 32-35 معطيات.</w:t>
      </w:r>
    </w:p>
    <w:p w14:paraId="140C2F10"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يحتوي على صندوقين مع إعطاء واحد فقط.</w:t>
      </w:r>
    </w:p>
    <w:p w14:paraId="32764504"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يحتوي هذا المستوى على بعض الأرقام قد تظهر مرتين فقط كمعطى ، والباقي سيظهر على الأقل 3 مرات لكل منهما.</w:t>
      </w:r>
    </w:p>
    <w:p w14:paraId="7E4279E0"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يستغرق حلها وقتًا أطول قليلاً ، ما بين 10-20 دقيقة. لا توجد تخمينات مطلوبة.</w:t>
      </w:r>
    </w:p>
    <w:p w14:paraId="574A74E5" w14:textId="77777777" w:rsidR="00067D59" w:rsidRPr="00067D59" w:rsidRDefault="00067D59" w:rsidP="00067D59">
      <w:pPr>
        <w:rPr>
          <w:rFonts w:cstheme="minorHAnsi"/>
          <w:b/>
          <w:bCs/>
          <w:color w:val="000000" w:themeColor="text1"/>
          <w:sz w:val="36"/>
          <w:szCs w:val="36"/>
          <w:rtl/>
        </w:rPr>
      </w:pPr>
    </w:p>
    <w:p w14:paraId="5E734C0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صعب</w:t>
      </w:r>
    </w:p>
    <w:p w14:paraId="0838BCC1"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تحتوي لعبة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على حوالي 28-31 معطيات.</w:t>
      </w:r>
    </w:p>
    <w:p w14:paraId="03ADF68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قد تحتوي على صندوقين مع إعطاء واحد فقط</w:t>
      </w:r>
    </w:p>
    <w:p w14:paraId="43D77EA5"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يحتوي هذا المستوى على ثلاثة أو أربعة أرقام قد تظهر مرتين فقط كمعطيات ، وقد يظهر رقم واحد مرة واحدة فقط.</w:t>
      </w:r>
    </w:p>
    <w:p w14:paraId="3D226578"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lastRenderedPageBreak/>
        <w:t>• قد يستغرق الأمر ما يصل إلى 45 دقيقة لحلها ، وقد تكون هناك حاجة إلى بعض التجارب والخطأ ، على سبيل المثال ، قد يحتوي أحد الصناديق على اثنين من المرشحين ، ولا توجد طريقة لتحديد أيهما.</w:t>
      </w:r>
    </w:p>
    <w:p w14:paraId="6B9B8B2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صعب جدا</w:t>
      </w:r>
    </w:p>
    <w:p w14:paraId="493639D9"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قد تحتوي لعبة </w:t>
      </w:r>
      <w:r w:rsidRPr="00067D59">
        <w:rPr>
          <w:rFonts w:cstheme="minorHAnsi"/>
          <w:b/>
          <w:bCs/>
          <w:color w:val="000000" w:themeColor="text1"/>
          <w:sz w:val="36"/>
          <w:szCs w:val="36"/>
        </w:rPr>
        <w:t>Sudoku</w:t>
      </w:r>
      <w:r w:rsidRPr="00067D59">
        <w:rPr>
          <w:rFonts w:cs="Calibri"/>
          <w:b/>
          <w:bCs/>
          <w:color w:val="000000" w:themeColor="text1"/>
          <w:sz w:val="36"/>
          <w:szCs w:val="36"/>
          <w:rtl/>
        </w:rPr>
        <w:t xml:space="preserve"> على عدة صناديق بها أقل من 22 - 27 معطيات.</w:t>
      </w:r>
    </w:p>
    <w:p w14:paraId="40561C37"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xml:space="preserve"> • قد تحتوي على عدة صناديق بدون معطيات على الإطلاق</w:t>
      </w:r>
    </w:p>
    <w:p w14:paraId="4285306A"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يحتوي هذا المستوى على معظم الأرقام تظهر مرتين أو ثلاث مرات فقط ، بالإضافة إلى العديد من التكرارات الفردية.</w:t>
      </w:r>
    </w:p>
    <w:p w14:paraId="0A9F2276" w14:textId="77777777" w:rsidR="00067D59" w:rsidRPr="00067D59" w:rsidRDefault="00067D59" w:rsidP="00067D59">
      <w:pPr>
        <w:rPr>
          <w:rFonts w:cstheme="minorHAnsi"/>
          <w:b/>
          <w:bCs/>
          <w:color w:val="000000" w:themeColor="text1"/>
          <w:sz w:val="36"/>
          <w:szCs w:val="36"/>
          <w:rtl/>
        </w:rPr>
      </w:pPr>
      <w:r w:rsidRPr="00067D59">
        <w:rPr>
          <w:rFonts w:cs="Calibri"/>
          <w:b/>
          <w:bCs/>
          <w:color w:val="000000" w:themeColor="text1"/>
          <w:sz w:val="36"/>
          <w:szCs w:val="36"/>
          <w:rtl/>
        </w:rPr>
        <w:t>• يمكن أن يستغرق حلها أكثر من ساعة ، وتتطلب التجربة والخطأ</w:t>
      </w:r>
    </w:p>
    <w:p w14:paraId="74C09A72" w14:textId="77777777" w:rsidR="00067D59" w:rsidRPr="00067D59" w:rsidRDefault="00067D59" w:rsidP="00067D59">
      <w:pPr>
        <w:rPr>
          <w:rFonts w:cstheme="minorHAnsi"/>
          <w:b/>
          <w:bCs/>
          <w:color w:val="FF33CC"/>
          <w:sz w:val="36"/>
          <w:szCs w:val="36"/>
          <w:rtl/>
        </w:rPr>
      </w:pPr>
    </w:p>
    <w:p w14:paraId="1BF20E4A" w14:textId="77777777" w:rsidR="00067D59" w:rsidRPr="00067D59" w:rsidRDefault="00067D59" w:rsidP="00067D59">
      <w:pPr>
        <w:jc w:val="right"/>
        <w:rPr>
          <w:rFonts w:cstheme="minorHAnsi"/>
          <w:b/>
          <w:bCs/>
          <w:color w:val="FF33CC"/>
          <w:sz w:val="36"/>
          <w:szCs w:val="36"/>
        </w:rPr>
      </w:pPr>
      <w:r w:rsidRPr="00067D59">
        <w:rPr>
          <w:rFonts w:cstheme="minorHAnsi"/>
          <w:b/>
          <w:bCs/>
          <w:color w:val="FF33CC"/>
          <w:sz w:val="36"/>
          <w:szCs w:val="36"/>
        </w:rPr>
        <w:t>GAME FORMULATION</w:t>
      </w:r>
    </w:p>
    <w:p w14:paraId="301ADE90" w14:textId="77777777" w:rsidR="00067D59" w:rsidRPr="00067D59" w:rsidRDefault="00067D59" w:rsidP="00067D59">
      <w:pPr>
        <w:pStyle w:val="Heading1"/>
        <w:rPr>
          <w:sz w:val="36"/>
          <w:szCs w:val="36"/>
        </w:rPr>
      </w:pPr>
      <w:r w:rsidRPr="00067D59">
        <w:rPr>
          <w:sz w:val="36"/>
          <w:szCs w:val="36"/>
        </w:rPr>
        <w:t>1.Generating a Puzzle</w:t>
      </w:r>
    </w:p>
    <w:p w14:paraId="4C9CB3BB" w14:textId="572D8265" w:rsidR="00067D59" w:rsidRPr="00067D59" w:rsidRDefault="00067D59" w:rsidP="00067D59">
      <w:pPr>
        <w:spacing w:line="360" w:lineRule="auto"/>
        <w:ind w:left="340"/>
        <w:jc w:val="right"/>
        <w:rPr>
          <w:sz w:val="36"/>
          <w:szCs w:val="36"/>
        </w:rPr>
      </w:pPr>
      <w:r w:rsidRPr="00067D59">
        <w:rPr>
          <w:sz w:val="36"/>
          <w:szCs w:val="36"/>
        </w:rPr>
        <w:t xml:space="preserve">When generating a </w:t>
      </w:r>
      <w:r w:rsidRPr="00067D59">
        <w:rPr>
          <w:b/>
          <w:bCs/>
          <w:sz w:val="36"/>
          <w:szCs w:val="36"/>
        </w:rPr>
        <w:t>Sudoku</w:t>
      </w:r>
      <w:r w:rsidRPr="00067D59">
        <w:rPr>
          <w:sz w:val="36"/>
          <w:szCs w:val="36"/>
        </w:rPr>
        <w:t xml:space="preserve"> puzzle, you must satisfy two criteria: it must be solvable, and the solution must be unique. To generate a puzzle, the Generator starts by filling up a 9 x 9 </w:t>
      </w:r>
      <w:r w:rsidRPr="00067D59">
        <w:rPr>
          <w:b/>
          <w:bCs/>
          <w:sz w:val="36"/>
          <w:szCs w:val="36"/>
        </w:rPr>
        <w:t>Sudoku</w:t>
      </w:r>
      <w:r w:rsidRPr="00067D59">
        <w:rPr>
          <w:sz w:val="36"/>
          <w:szCs w:val="36"/>
        </w:rPr>
        <w:t xml:space="preserve"> grid with random numbers in such a way that no number appears twice in any row, column, or box. It then proceeds to remove clues according to your preferences and checks that the puzzle, using the remaining clues, admits a unique solution. When executing the Generator, you can </w:t>
      </w:r>
      <w:r w:rsidRPr="00067D59">
        <w:rPr>
          <w:sz w:val="36"/>
          <w:szCs w:val="36"/>
        </w:rPr>
        <w:lastRenderedPageBreak/>
        <w:t>decide how many clues you want to remove (or eliminate as many as possible). You can also choose to remove clues individually or, to generate pleasingly symmetrical puzzles, two or four at a time. to fill in the initial grid, which represents the solved puzzle, it just inserts one random number (1 to 9) at a time and keeps trying until it finds a valid combination. After completing the removal of the clues, the Generator checks the uniqueness of the solution.</w:t>
      </w:r>
      <w:r w:rsidRPr="00067D59">
        <w:rPr>
          <w:rFonts w:ascii="Times New Roman" w:eastAsia="Times New Roman" w:hAnsi="Times New Roman" w:cs="Times New Roman"/>
          <w:sz w:val="36"/>
          <w:szCs w:val="36"/>
        </w:rPr>
        <w:t xml:space="preserve"> </w:t>
      </w:r>
      <w:r w:rsidRPr="00067D59">
        <w:rPr>
          <w:sz w:val="36"/>
          <w:szCs w:val="36"/>
        </w:rPr>
        <w:t xml:space="preserve"> What the Generator doesn’t do is determine how difficult the new puzzle is.</w:t>
      </w:r>
    </w:p>
    <w:p w14:paraId="32A7F888" w14:textId="77777777" w:rsidR="00067D59" w:rsidRPr="00067D59" w:rsidRDefault="00067D59" w:rsidP="00067D59">
      <w:pPr>
        <w:pStyle w:val="Heading1"/>
        <w:jc w:val="both"/>
        <w:rPr>
          <w:sz w:val="36"/>
          <w:szCs w:val="36"/>
        </w:rPr>
      </w:pPr>
      <w:r w:rsidRPr="00067D59">
        <w:rPr>
          <w:sz w:val="36"/>
          <w:szCs w:val="36"/>
        </w:rPr>
        <w:t>2.</w:t>
      </w:r>
      <w:r w:rsidRPr="00067D59">
        <w:rPr>
          <w:rFonts w:ascii="Times New Roman" w:eastAsia="Times New Roman" w:hAnsi="Times New Roman" w:cs="Times New Roman"/>
          <w:color w:val="auto"/>
          <w:sz w:val="36"/>
          <w:szCs w:val="36"/>
          <w:lang w:eastAsia="en-US"/>
        </w:rPr>
        <w:t xml:space="preserve"> </w:t>
      </w:r>
      <w:r w:rsidRPr="00067D59">
        <w:rPr>
          <w:sz w:val="36"/>
          <w:szCs w:val="36"/>
        </w:rPr>
        <w:t>Modeling the Puzzle</w:t>
      </w:r>
    </w:p>
    <w:p w14:paraId="70F64CF3" w14:textId="0F7D3E81" w:rsidR="00067D59" w:rsidRPr="00067D59" w:rsidRDefault="00067D59" w:rsidP="00067D59">
      <w:pPr>
        <w:spacing w:line="276" w:lineRule="auto"/>
        <w:jc w:val="right"/>
        <w:rPr>
          <w:sz w:val="36"/>
          <w:szCs w:val="36"/>
        </w:rPr>
      </w:pPr>
      <w:r w:rsidRPr="00067D59">
        <w:rPr>
          <w:noProof/>
          <w:sz w:val="36"/>
          <w:szCs w:val="36"/>
        </w:rPr>
        <w:drawing>
          <wp:anchor distT="0" distB="0" distL="114300" distR="114300" simplePos="0" relativeHeight="251683840" behindDoc="1" locked="0" layoutInCell="1" allowOverlap="1" wp14:anchorId="7A6B5B96" wp14:editId="3C8083D9">
            <wp:simplePos x="0" y="0"/>
            <wp:positionH relativeFrom="column">
              <wp:posOffset>4338701</wp:posOffset>
            </wp:positionH>
            <wp:positionV relativeFrom="paragraph">
              <wp:posOffset>1003173</wp:posOffset>
            </wp:positionV>
            <wp:extent cx="2341245" cy="2228850"/>
            <wp:effectExtent l="0" t="0" r="0" b="0"/>
            <wp:wrapNone/>
            <wp:docPr id="291" name="Picture 291"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tabl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41245" cy="2228850"/>
                    </a:xfrm>
                    <a:prstGeom prst="rect">
                      <a:avLst/>
                    </a:prstGeom>
                  </pic:spPr>
                </pic:pic>
              </a:graphicData>
            </a:graphic>
            <wp14:sizeRelH relativeFrom="page">
              <wp14:pctWidth>0</wp14:pctWidth>
            </wp14:sizeRelH>
            <wp14:sizeRelV relativeFrom="page">
              <wp14:pctHeight>0</wp14:pctHeight>
            </wp14:sizeRelV>
          </wp:anchor>
        </w:drawing>
      </w:r>
      <w:r w:rsidRPr="00067D59">
        <w:rPr>
          <w:sz w:val="36"/>
          <w:szCs w:val="36"/>
        </w:rPr>
        <w:t xml:space="preserve">A </w:t>
      </w:r>
      <w:r w:rsidRPr="00067D59">
        <w:rPr>
          <w:b/>
          <w:bCs/>
          <w:sz w:val="36"/>
          <w:szCs w:val="36"/>
        </w:rPr>
        <w:t>Sudoku</w:t>
      </w:r>
      <w:r w:rsidRPr="00067D59">
        <w:rPr>
          <w:sz w:val="36"/>
          <w:szCs w:val="36"/>
        </w:rPr>
        <w:t xml:space="preserve"> puzzle is a partially filled grid of 9 x 9 cells. Therefore, the obvious way of representing it is to define a matrix of nine rows by nine columns, identify each cell with a pair of numbers indicating row and column starting by zero.</w:t>
      </w:r>
    </w:p>
    <w:p w14:paraId="33F2F46C" w14:textId="5604C16C" w:rsidR="00067D59" w:rsidRPr="00067D59" w:rsidRDefault="00067D59" w:rsidP="00067D59">
      <w:pPr>
        <w:spacing w:line="276" w:lineRule="auto"/>
        <w:jc w:val="right"/>
        <w:rPr>
          <w:sz w:val="36"/>
          <w:szCs w:val="36"/>
        </w:rPr>
      </w:pPr>
      <w:r w:rsidRPr="00067D59">
        <w:rPr>
          <w:sz w:val="36"/>
          <w:szCs w:val="36"/>
        </w:rPr>
        <w:t xml:space="preserve">the simple grid with one character per </w:t>
      </w:r>
    </w:p>
    <w:p w14:paraId="0A97ADAD" w14:textId="77777777" w:rsidR="00067D59" w:rsidRPr="00067D59" w:rsidRDefault="00067D59" w:rsidP="00067D59">
      <w:pPr>
        <w:spacing w:line="276" w:lineRule="auto"/>
        <w:jc w:val="right"/>
        <w:rPr>
          <w:sz w:val="36"/>
          <w:szCs w:val="36"/>
        </w:rPr>
      </w:pPr>
      <w:r w:rsidRPr="00067D59">
        <w:rPr>
          <w:sz w:val="36"/>
          <w:szCs w:val="36"/>
        </w:rPr>
        <w:t xml:space="preserve">cell will not do. The reason is that a Sudoku </w:t>
      </w:r>
    </w:p>
    <w:p w14:paraId="77EE8289" w14:textId="77777777" w:rsidR="00067D59" w:rsidRPr="00067D59" w:rsidRDefault="00067D59" w:rsidP="00067D59">
      <w:pPr>
        <w:spacing w:line="276" w:lineRule="auto"/>
        <w:jc w:val="right"/>
        <w:rPr>
          <w:sz w:val="36"/>
          <w:szCs w:val="36"/>
        </w:rPr>
      </w:pPr>
      <w:r w:rsidRPr="00067D59">
        <w:rPr>
          <w:sz w:val="36"/>
          <w:szCs w:val="36"/>
        </w:rPr>
        <w:t>cell contains a single number only when</w:t>
      </w:r>
    </w:p>
    <w:p w14:paraId="1412C6EC" w14:textId="319B6236" w:rsidR="00067D59" w:rsidRPr="00067D59" w:rsidRDefault="00E4456B" w:rsidP="00067D59">
      <w:pPr>
        <w:spacing w:line="276" w:lineRule="auto"/>
        <w:jc w:val="right"/>
        <w:rPr>
          <w:sz w:val="36"/>
          <w:szCs w:val="36"/>
        </w:rPr>
      </w:pPr>
      <w:r w:rsidRPr="00067D59">
        <w:rPr>
          <w:noProof/>
          <w:sz w:val="36"/>
          <w:szCs w:val="36"/>
        </w:rPr>
        <mc:AlternateContent>
          <mc:Choice Requires="wps">
            <w:drawing>
              <wp:anchor distT="0" distB="0" distL="114300" distR="114300" simplePos="0" relativeHeight="251684864" behindDoc="1" locked="0" layoutInCell="1" allowOverlap="1" wp14:anchorId="7F41932F" wp14:editId="0B915DF2">
                <wp:simplePos x="0" y="0"/>
                <wp:positionH relativeFrom="column">
                  <wp:posOffset>4626991</wp:posOffset>
                </wp:positionH>
                <wp:positionV relativeFrom="paragraph">
                  <wp:posOffset>684403</wp:posOffset>
                </wp:positionV>
                <wp:extent cx="1621790" cy="282575"/>
                <wp:effectExtent l="0" t="0" r="0" b="0"/>
                <wp:wrapNone/>
                <wp:docPr id="290" name="Text Box 290"/>
                <wp:cNvGraphicFramePr/>
                <a:graphic xmlns:a="http://schemas.openxmlformats.org/drawingml/2006/main">
                  <a:graphicData uri="http://schemas.microsoft.com/office/word/2010/wordprocessingShape">
                    <wps:wsp>
                      <wps:cNvSpPr txBox="1"/>
                      <wps:spPr>
                        <a:xfrm>
                          <a:off x="0" y="0"/>
                          <a:ext cx="1621790" cy="282575"/>
                        </a:xfrm>
                        <a:prstGeom prst="rect">
                          <a:avLst/>
                        </a:prstGeom>
                        <a:solidFill>
                          <a:prstClr val="white"/>
                        </a:solidFill>
                        <a:ln>
                          <a:noFill/>
                        </a:ln>
                      </wps:spPr>
                      <wps:txbx>
                        <w:txbxContent>
                          <w:p w14:paraId="1EE6C32D" w14:textId="237641F3" w:rsidR="00067D59" w:rsidRPr="002C43CB" w:rsidRDefault="00067D59" w:rsidP="00067D59">
                            <w:pPr>
                              <w:pStyle w:val="Caption"/>
                              <w:rPr>
                                <w:noProof/>
                                <w:sz w:val="30"/>
                                <w:szCs w:val="30"/>
                              </w:rPr>
                            </w:pPr>
                            <w:r>
                              <w:t xml:space="preserve">Figure </w:t>
                            </w:r>
                            <w:r>
                              <w:fldChar w:fldCharType="begin"/>
                            </w:r>
                            <w:r>
                              <w:instrText xml:space="preserve"> SEQ Figure \* ARABIC </w:instrText>
                            </w:r>
                            <w:r>
                              <w:fldChar w:fldCharType="separate"/>
                            </w:r>
                            <w:r w:rsidR="0074332C">
                              <w:rPr>
                                <w:noProof/>
                              </w:rPr>
                              <w:t>7</w:t>
                            </w:r>
                            <w:r>
                              <w:rPr>
                                <w:noProof/>
                              </w:rPr>
                              <w:fldChar w:fldCharType="end"/>
                            </w:r>
                            <w:r>
                              <w:t xml:space="preserve">. </w:t>
                            </w:r>
                            <w:r w:rsidRPr="007F5059">
                              <w:t>Cell numbering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F41932F" id="Text Box 290" o:spid="_x0000_s1033" type="#_x0000_t202" style="position:absolute;margin-left:364.35pt;margin-top:53.9pt;width:127.7pt;height:22.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" stroked="f">
                <v:textbox style="mso-fit-shape-to-text:t" inset="0,0,0,0">
                  <w:txbxContent>
                    <w:p w14:paraId="1EE6C32D" w14:textId="237641F3" w:rsidR="00067D59" w:rsidRPr="002C43CB" w:rsidRDefault="00067D59" w:rsidP="00067D59">
                      <w:pPr>
                        <w:pStyle w:val="Caption"/>
                        <w:rPr>
                          <w:noProof/>
                          <w:sz w:val="30"/>
                          <w:szCs w:val="30"/>
                        </w:rPr>
                      </w:pPr>
                      <w:r>
                        <w:t xml:space="preserve">Figure </w:t>
                      </w:r>
                      <w:r>
                        <w:fldChar w:fldCharType="begin"/>
                      </w:r>
                      <w:r>
                        <w:instrText xml:space="preserve"> SEQ Figure \* ARABIC </w:instrText>
                      </w:r>
                      <w:r>
                        <w:fldChar w:fldCharType="separate"/>
                      </w:r>
                      <w:r w:rsidR="0074332C">
                        <w:rPr>
                          <w:noProof/>
                        </w:rPr>
                        <w:t>7</w:t>
                      </w:r>
                      <w:r>
                        <w:rPr>
                          <w:noProof/>
                        </w:rPr>
                        <w:fldChar w:fldCharType="end"/>
                      </w:r>
                      <w:r>
                        <w:t xml:space="preserve">. </w:t>
                      </w:r>
                      <w:r w:rsidRPr="007F5059">
                        <w:t>Cell numbering</w:t>
                      </w:r>
                    </w:p>
                  </w:txbxContent>
                </v:textbox>
              </v:shape>
            </w:pict>
          </mc:Fallback>
        </mc:AlternateContent>
      </w:r>
      <w:r w:rsidR="00067D59" w:rsidRPr="00067D59">
        <w:rPr>
          <w:sz w:val="36"/>
          <w:szCs w:val="36"/>
        </w:rPr>
        <w:t xml:space="preserve"> you have solved it. In general, while you are in </w:t>
      </w:r>
    </w:p>
    <w:p w14:paraId="2F65F6AB" w14:textId="3562FD47" w:rsidR="00067D59" w:rsidRPr="00067D59" w:rsidRDefault="00067D59" w:rsidP="00067D59">
      <w:pPr>
        <w:spacing w:line="276" w:lineRule="auto"/>
        <w:jc w:val="right"/>
        <w:rPr>
          <w:sz w:val="36"/>
          <w:szCs w:val="36"/>
        </w:rPr>
      </w:pPr>
      <w:r w:rsidRPr="00067D59">
        <w:rPr>
          <w:sz w:val="36"/>
          <w:szCs w:val="36"/>
        </w:rPr>
        <w:lastRenderedPageBreak/>
        <w:t xml:space="preserve">the middle of solving the puzzle, each cell </w:t>
      </w:r>
    </w:p>
    <w:p w14:paraId="75B4DB07" w14:textId="77777777" w:rsidR="00067D59" w:rsidRPr="00067D59" w:rsidRDefault="00067D59" w:rsidP="00067D59">
      <w:pPr>
        <w:spacing w:line="276" w:lineRule="auto"/>
        <w:jc w:val="right"/>
        <w:rPr>
          <w:sz w:val="36"/>
          <w:szCs w:val="36"/>
        </w:rPr>
      </w:pPr>
      <w:r w:rsidRPr="00067D59">
        <w:rPr>
          <w:sz w:val="36"/>
          <w:szCs w:val="36"/>
        </w:rPr>
        <w:t xml:space="preserve">contains a number of candidates. This means </w:t>
      </w:r>
    </w:p>
    <w:p w14:paraId="3643A4BD" w14:textId="77777777" w:rsidR="00067D59" w:rsidRPr="00067D59" w:rsidRDefault="00067D59" w:rsidP="00067D59">
      <w:pPr>
        <w:spacing w:line="276" w:lineRule="auto"/>
        <w:jc w:val="right"/>
        <w:rPr>
          <w:sz w:val="36"/>
          <w:szCs w:val="36"/>
        </w:rPr>
      </w:pPr>
      <w:r w:rsidRPr="00067D59">
        <w:rPr>
          <w:sz w:val="36"/>
          <w:szCs w:val="36"/>
        </w:rPr>
        <w:t>that a Sudoku program must be able to store</w:t>
      </w:r>
    </w:p>
    <w:p w14:paraId="7FC96D6C" w14:textId="3AF10D99" w:rsidR="002E1AB2" w:rsidRDefault="00067D59" w:rsidP="00067D59">
      <w:pPr>
        <w:bidi w:val="0"/>
        <w:jc w:val="both"/>
        <w:rPr>
          <w:sz w:val="36"/>
          <w:szCs w:val="36"/>
        </w:rPr>
      </w:pPr>
      <w:r w:rsidRPr="00067D59">
        <w:rPr>
          <w:sz w:val="36"/>
          <w:szCs w:val="36"/>
        </w:rPr>
        <w:t xml:space="preserve"> more than one number in each cell.</w:t>
      </w:r>
    </w:p>
    <w:p w14:paraId="113F2838" w14:textId="77777777" w:rsidR="00E4456B" w:rsidRPr="00E4456B" w:rsidRDefault="00E4456B" w:rsidP="00E4456B">
      <w:pPr>
        <w:rPr>
          <w:rFonts w:cstheme="minorHAnsi"/>
          <w:b/>
          <w:bCs/>
          <w:color w:val="FF33CC"/>
          <w:sz w:val="36"/>
          <w:szCs w:val="36"/>
          <w:rtl/>
        </w:rPr>
      </w:pPr>
      <w:r w:rsidRPr="00E4456B">
        <w:rPr>
          <w:rFonts w:cstheme="minorHAnsi" w:hint="cs"/>
          <w:b/>
          <w:bCs/>
          <w:color w:val="FF33CC"/>
          <w:sz w:val="36"/>
          <w:szCs w:val="36"/>
          <w:rtl/>
        </w:rPr>
        <w:t xml:space="preserve">تشكيل اللعبة </w:t>
      </w:r>
    </w:p>
    <w:p w14:paraId="3EF69DF2" w14:textId="77777777" w:rsidR="00E4456B" w:rsidRPr="00E4456B" w:rsidRDefault="00E4456B" w:rsidP="00E4456B">
      <w:pPr>
        <w:rPr>
          <w:rFonts w:cstheme="minorHAnsi"/>
          <w:b/>
          <w:bCs/>
          <w:color w:val="C45911" w:themeColor="accent2" w:themeShade="BF"/>
          <w:sz w:val="36"/>
          <w:szCs w:val="36"/>
          <w:rtl/>
        </w:rPr>
      </w:pPr>
      <w:r w:rsidRPr="00E4456B">
        <w:rPr>
          <w:rFonts w:cs="Calibri"/>
          <w:b/>
          <w:bCs/>
          <w:color w:val="C45911" w:themeColor="accent2" w:themeShade="BF"/>
          <w:sz w:val="36"/>
          <w:szCs w:val="36"/>
          <w:rtl/>
        </w:rPr>
        <w:t>1- توليد اللغز</w:t>
      </w:r>
    </w:p>
    <w:p w14:paraId="16163032"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 xml:space="preserve">عند إنشاء لغز </w:t>
      </w:r>
      <w:r w:rsidRPr="00E4456B">
        <w:rPr>
          <w:rFonts w:cstheme="minorHAnsi"/>
          <w:b/>
          <w:bCs/>
          <w:color w:val="0D0D0D" w:themeColor="text1" w:themeTint="F2"/>
          <w:sz w:val="36"/>
          <w:szCs w:val="36"/>
        </w:rPr>
        <w:t>Sudoku</w:t>
      </w:r>
      <w:r w:rsidRPr="00E4456B">
        <w:rPr>
          <w:rFonts w:cs="Calibri"/>
          <w:b/>
          <w:bCs/>
          <w:color w:val="0D0D0D" w:themeColor="text1" w:themeTint="F2"/>
          <w:sz w:val="36"/>
          <w:szCs w:val="36"/>
          <w:rtl/>
        </w:rPr>
        <w:t xml:space="preserve"> ، يجب أن تفي بمعيارين: يجب أن يكون قابلاً للحل ، ويجب أن يكون الحل فريدًا. لإنشاء لغز ، يبدأ المولد بملء شبكة سودوكو 9 × 9 بأرقام عشوائية بحيث لا يظهر أي رقم مرتين في أي صف أو عمود أو مربع. ثم تشرع في إزالة القرائن وفقًا لتفضيلاتك وتتحقق من أن اللغز ، باستخدام القرائن المتبقية ، يعترف بحل فريد. عند تنفيذ المولد ، يمكنك تحديد عدد الأدلة التي تريد إزالتها (أو حذف أكبر عدد ممكن). يمكنك أيضًا اختيار إزالة القرائن بشكل فردي أو لإنشاء ألغاز متناظرة بشكل مبهج ، اثنان أو أربعة في كل مرة. لملء الشبكة الأولية ، التي تمثل اللغز الذي تم حله ، تقوم فقط بإدراج رقم عشوائي واحد (من 1 إلى 9) في كل مرة وتواصل المحاولة حتى تجد مجموعة صالحة. بعد الانتهاء من إزالة القرائن ، يتحقق المولد من تفرد الحل. ما لا يفعله المنشئ هو تحديد مدى صعوبة اللغز الجديد.</w:t>
      </w:r>
    </w:p>
    <w:p w14:paraId="6C43BB7D" w14:textId="77777777" w:rsidR="00E4456B" w:rsidRPr="00E4456B" w:rsidRDefault="00E4456B" w:rsidP="00E4456B">
      <w:pPr>
        <w:rPr>
          <w:rFonts w:cstheme="minorHAnsi"/>
          <w:b/>
          <w:bCs/>
          <w:color w:val="0D0D0D" w:themeColor="text1" w:themeTint="F2"/>
          <w:sz w:val="36"/>
          <w:szCs w:val="36"/>
          <w:rtl/>
        </w:rPr>
      </w:pPr>
    </w:p>
    <w:p w14:paraId="7D7C95A1" w14:textId="77777777" w:rsidR="00E4456B" w:rsidRPr="00E4456B" w:rsidRDefault="00E4456B" w:rsidP="00E4456B">
      <w:pPr>
        <w:rPr>
          <w:rFonts w:cstheme="minorHAnsi"/>
          <w:b/>
          <w:bCs/>
          <w:color w:val="C45911" w:themeColor="accent2" w:themeShade="BF"/>
          <w:sz w:val="36"/>
          <w:szCs w:val="36"/>
          <w:rtl/>
        </w:rPr>
      </w:pPr>
      <w:r w:rsidRPr="00E4456B">
        <w:rPr>
          <w:rFonts w:cs="Calibri"/>
          <w:b/>
          <w:bCs/>
          <w:color w:val="C45911" w:themeColor="accent2" w:themeShade="BF"/>
          <w:sz w:val="36"/>
          <w:szCs w:val="36"/>
          <w:rtl/>
        </w:rPr>
        <w:t>2. نمذجة اللغز</w:t>
      </w:r>
    </w:p>
    <w:p w14:paraId="2F853EFF"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لغز سودوكو عبارة عن شبكة ممتلئة جزئيًا مكونة من 9 × 9 خلايا. لذلك ، فإن الطريقة الواضحة لتمثيلها هي تحديد مصفوفة من تسعة صفوف بتسعة أعمدة ، وتحديد كل خلية بزوج من الأرقام التي تشير إلى الصف والعمود بدءًا من الصفر.</w:t>
      </w:r>
    </w:p>
    <w:p w14:paraId="25CE79B5"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lastRenderedPageBreak/>
        <w:t>الشبكة البسيطة بحرف واحد لكل</w:t>
      </w:r>
    </w:p>
    <w:p w14:paraId="7D1FC9A6"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 xml:space="preserve">لن تفعل الخلية. والسبب هو أن لعبة </w:t>
      </w:r>
      <w:r w:rsidRPr="00E4456B">
        <w:rPr>
          <w:rFonts w:cstheme="minorHAnsi"/>
          <w:b/>
          <w:bCs/>
          <w:color w:val="0D0D0D" w:themeColor="text1" w:themeTint="F2"/>
          <w:sz w:val="36"/>
          <w:szCs w:val="36"/>
        </w:rPr>
        <w:t>Sudoku</w:t>
      </w:r>
      <w:r w:rsidRPr="00E4456B">
        <w:rPr>
          <w:rFonts w:cs="Calibri"/>
          <w:b/>
          <w:bCs/>
          <w:color w:val="0D0D0D" w:themeColor="text1" w:themeTint="F2"/>
          <w:sz w:val="36"/>
          <w:szCs w:val="36"/>
          <w:rtl/>
        </w:rPr>
        <w:t xml:space="preserve"> (سودوكو)</w:t>
      </w:r>
    </w:p>
    <w:p w14:paraId="4787EEA6"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تحتوي الخلية على رقم واحد فقط عندما</w:t>
      </w:r>
    </w:p>
    <w:p w14:paraId="44DB2E32"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 xml:space="preserve"> لقد قمت بحلها. بشكل عام ، أثناء وجودك في</w:t>
      </w:r>
    </w:p>
    <w:p w14:paraId="2788107A"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منتصف حل اللغز ، كل خلية</w:t>
      </w:r>
    </w:p>
    <w:p w14:paraId="29ECE9C5"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يحتوي على عدد من المرشحين. هذا يعنى</w:t>
      </w:r>
    </w:p>
    <w:p w14:paraId="00D0EF0E" w14:textId="77777777" w:rsidR="00E4456B" w:rsidRPr="00E4456B" w:rsidRDefault="00E4456B" w:rsidP="00E4456B">
      <w:pPr>
        <w:rPr>
          <w:rFonts w:cstheme="minorHAnsi"/>
          <w:b/>
          <w:bCs/>
          <w:color w:val="0D0D0D" w:themeColor="text1" w:themeTint="F2"/>
          <w:sz w:val="36"/>
          <w:szCs w:val="36"/>
          <w:rtl/>
        </w:rPr>
      </w:pPr>
      <w:r w:rsidRPr="00E4456B">
        <w:rPr>
          <w:rFonts w:cs="Calibri"/>
          <w:b/>
          <w:bCs/>
          <w:color w:val="0D0D0D" w:themeColor="text1" w:themeTint="F2"/>
          <w:sz w:val="36"/>
          <w:szCs w:val="36"/>
          <w:rtl/>
        </w:rPr>
        <w:t>أن برنامج سودوكو يجب أن يكون قادرًا على تخزينه</w:t>
      </w:r>
    </w:p>
    <w:p w14:paraId="5765E7B1" w14:textId="66B73923" w:rsidR="00E4456B" w:rsidRPr="00E4456B" w:rsidRDefault="00E4456B" w:rsidP="00E4456B">
      <w:pPr>
        <w:rPr>
          <w:rFonts w:cstheme="minorHAnsi"/>
          <w:b/>
          <w:bCs/>
          <w:color w:val="FF33CC"/>
          <w:sz w:val="36"/>
          <w:szCs w:val="36"/>
        </w:rPr>
      </w:pPr>
      <w:r w:rsidRPr="00E4456B">
        <w:rPr>
          <w:rFonts w:cs="Calibri"/>
          <w:b/>
          <w:bCs/>
          <w:color w:val="0D0D0D" w:themeColor="text1" w:themeTint="F2"/>
          <w:sz w:val="36"/>
          <w:szCs w:val="36"/>
          <w:rtl/>
        </w:rPr>
        <w:t xml:space="preserve"> أكثر من رقم واحد في كل خلية.</w:t>
      </w:r>
    </w:p>
    <w:p w14:paraId="159F6AF2" w14:textId="77777777" w:rsidR="00E4456B" w:rsidRDefault="00E4456B" w:rsidP="00E4456B">
      <w:pPr>
        <w:rPr>
          <w:rFonts w:cstheme="minorHAnsi"/>
          <w:b/>
          <w:bCs/>
          <w:color w:val="FF33CC"/>
          <w:sz w:val="36"/>
          <w:szCs w:val="36"/>
        </w:rPr>
      </w:pPr>
    </w:p>
    <w:p w14:paraId="7B76534E" w14:textId="1E17E456" w:rsidR="00E4456B" w:rsidRPr="00E4456B" w:rsidRDefault="00E4456B" w:rsidP="00E4456B">
      <w:pPr>
        <w:rPr>
          <w:rFonts w:cstheme="minorHAnsi"/>
          <w:b/>
          <w:bCs/>
          <w:color w:val="FF33CC"/>
          <w:sz w:val="36"/>
          <w:szCs w:val="36"/>
          <w:rtl/>
        </w:rPr>
      </w:pPr>
      <w:r w:rsidRPr="00E4456B">
        <w:rPr>
          <w:rFonts w:cstheme="minorHAnsi" w:hint="cs"/>
          <w:b/>
          <w:bCs/>
          <w:color w:val="FF33CC"/>
          <w:sz w:val="36"/>
          <w:szCs w:val="36"/>
          <w:rtl/>
        </w:rPr>
        <w:t>ماهي خوارزمية التراجع</w:t>
      </w:r>
    </w:p>
    <w:p w14:paraId="0566C7A8"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tl/>
        </w:rPr>
        <w:t>خوارزمية التراجع قد تكون صعبة على الشخص اذا لم يكن يعرف الريكيرجن</w:t>
      </w:r>
      <w:r w:rsidRPr="00E4456B">
        <w:rPr>
          <w:rFonts w:cstheme="minorHAnsi" w:hint="cs"/>
          <w:b/>
          <w:bCs/>
          <w:color w:val="000000" w:themeColor="text1"/>
          <w:sz w:val="36"/>
          <w:szCs w:val="36"/>
          <w:rtl/>
        </w:rPr>
        <w:t>.</w:t>
      </w:r>
      <w:r w:rsidRPr="00E4456B">
        <w:rPr>
          <w:b/>
          <w:bCs/>
          <w:sz w:val="36"/>
          <w:szCs w:val="36"/>
        </w:rPr>
        <w:br/>
      </w:r>
      <w:r w:rsidRPr="00E4456B">
        <w:rPr>
          <w:rFonts w:cstheme="minorHAnsi" w:hint="eastAsia"/>
          <w:b/>
          <w:bCs/>
          <w:color w:val="212121"/>
          <w:sz w:val="36"/>
          <w:szCs w:val="36"/>
          <w:shd w:val="clear" w:color="auto" w:fill="FFFFFF"/>
          <w:rtl/>
        </w:rPr>
        <w:t>التراجع</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هو</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أسلوب</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خوارزمي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لحل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المشكلات</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بشكل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متكرر</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عن</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طريق</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محاولة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بناء</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حل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بشكل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تدريجي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قطعة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واحدة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في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كل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مرة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وإزالة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تلك</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الحلول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التي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تفشل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في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تلبية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قيود</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المشكلة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في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أي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وقت</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يشار</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إليها</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هنا</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بمرور</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الوقت</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الوقت</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المنقضي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حتى</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الوصول</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إلى</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أي</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مستوى</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من</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مستويات</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شجرة</w:t>
      </w:r>
      <w:r w:rsidRPr="00E4456B">
        <w:rPr>
          <w:rFonts w:cstheme="minorHAnsi"/>
          <w:b/>
          <w:bCs/>
          <w:color w:val="212121"/>
          <w:sz w:val="36"/>
          <w:szCs w:val="36"/>
          <w:shd w:val="clear" w:color="auto" w:fill="FFFFFF"/>
          <w:rtl/>
        </w:rPr>
        <w:t xml:space="preserve"> </w:t>
      </w:r>
      <w:r w:rsidRPr="00E4456B">
        <w:rPr>
          <w:rFonts w:cstheme="minorHAnsi" w:hint="eastAsia"/>
          <w:b/>
          <w:bCs/>
          <w:color w:val="212121"/>
          <w:sz w:val="36"/>
          <w:szCs w:val="36"/>
          <w:shd w:val="clear" w:color="auto" w:fill="FFFFFF"/>
          <w:rtl/>
        </w:rPr>
        <w:t>البحث</w:t>
      </w:r>
      <w:r w:rsidRPr="00E4456B">
        <w:rPr>
          <w:rFonts w:cstheme="minorHAnsi"/>
          <w:b/>
          <w:bCs/>
          <w:color w:val="212121"/>
          <w:sz w:val="36"/>
          <w:szCs w:val="36"/>
          <w:shd w:val="clear" w:color="auto" w:fill="FFFFFF"/>
          <w:rtl/>
        </w:rPr>
        <w:t>.</w:t>
      </w:r>
    </w:p>
    <w:p w14:paraId="029F5E07" w14:textId="77777777" w:rsidR="00E4456B" w:rsidRPr="00E4456B" w:rsidRDefault="00E4456B" w:rsidP="00E4456B">
      <w:pPr>
        <w:jc w:val="right"/>
        <w:rPr>
          <w:rFonts w:cstheme="minorHAnsi"/>
          <w:b/>
          <w:bCs/>
          <w:color w:val="FF33CC"/>
          <w:sz w:val="36"/>
          <w:szCs w:val="36"/>
        </w:rPr>
      </w:pPr>
      <w:r w:rsidRPr="00E4456B">
        <w:rPr>
          <w:rFonts w:cstheme="minorHAnsi"/>
          <w:b/>
          <w:bCs/>
          <w:color w:val="FF33CC"/>
          <w:sz w:val="36"/>
          <w:szCs w:val="36"/>
        </w:rPr>
        <w:t>WHAT IS BACKTRACK ALGORITHM</w:t>
      </w:r>
    </w:p>
    <w:p w14:paraId="36E6F2AF"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The backtracking algorithm may be difficult for a person if he does not know the Recursion.</w:t>
      </w:r>
    </w:p>
    <w:p w14:paraId="54F8E9A2" w14:textId="77777777" w:rsidR="00E4456B" w:rsidRPr="00E4456B" w:rsidRDefault="00E4456B" w:rsidP="00E4456B">
      <w:pPr>
        <w:jc w:val="right"/>
        <w:rPr>
          <w:rFonts w:cstheme="minorHAnsi"/>
          <w:b/>
          <w:bCs/>
          <w:color w:val="000000" w:themeColor="text1"/>
          <w:sz w:val="36"/>
          <w:szCs w:val="36"/>
          <w:rtl/>
        </w:rPr>
      </w:pPr>
      <w:r w:rsidRPr="00E4456B">
        <w:rPr>
          <w:rFonts w:ascii="Roboto" w:hAnsi="Roboto"/>
          <w:b/>
          <w:bCs/>
          <w:color w:val="212121"/>
          <w:sz w:val="36"/>
          <w:szCs w:val="36"/>
          <w:shd w:val="clear" w:color="auto" w:fill="FFFFFF"/>
        </w:rPr>
        <w:t xml:space="preserve">Backtracking is an algorithmic-technique for solving problems recursively by trying to build a solution incrementally, one piece at a time, removing those solutions that fail to satisfy the constraints of the problem at any point of time (by time, here, is referred to </w:t>
      </w:r>
      <w:r w:rsidRPr="00E4456B">
        <w:rPr>
          <w:rFonts w:ascii="Roboto" w:hAnsi="Roboto"/>
          <w:b/>
          <w:bCs/>
          <w:color w:val="212121"/>
          <w:sz w:val="36"/>
          <w:szCs w:val="36"/>
          <w:shd w:val="clear" w:color="auto" w:fill="FFFFFF"/>
        </w:rPr>
        <w:lastRenderedPageBreak/>
        <w:t>the time elapsed till reaching any level of the search tree).</w:t>
      </w:r>
    </w:p>
    <w:p w14:paraId="484CF8DB" w14:textId="77777777" w:rsidR="00E4456B" w:rsidRPr="00E4456B" w:rsidRDefault="00E4456B" w:rsidP="00E4456B">
      <w:pPr>
        <w:jc w:val="both"/>
        <w:rPr>
          <w:rFonts w:cstheme="minorHAnsi"/>
          <w:b/>
          <w:bCs/>
          <w:color w:val="FF33CC"/>
          <w:sz w:val="36"/>
          <w:szCs w:val="36"/>
          <w:rtl/>
        </w:rPr>
      </w:pPr>
      <w:r w:rsidRPr="00E4456B">
        <w:rPr>
          <w:rFonts w:cstheme="minorHAnsi" w:hint="cs"/>
          <w:b/>
          <w:bCs/>
          <w:color w:val="FF33CC"/>
          <w:sz w:val="36"/>
          <w:szCs w:val="36"/>
          <w:rtl/>
        </w:rPr>
        <w:t>خصائص خوارزمية التراجع</w:t>
      </w:r>
    </w:p>
    <w:p w14:paraId="4BF3B7DC"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مزايا</w:t>
      </w:r>
      <w:r w:rsidRPr="00E4456B">
        <w:rPr>
          <w:rFonts w:asciiTheme="minorHAnsi" w:hAnsiTheme="minorHAnsi" w:cstheme="minorHAnsi" w:hint="cs"/>
          <w:b/>
          <w:bCs/>
          <w:color w:val="212121"/>
          <w:sz w:val="36"/>
          <w:szCs w:val="36"/>
          <w:rtl/>
        </w:rPr>
        <w:t>:</w:t>
      </w:r>
    </w:p>
    <w:p w14:paraId="5FE145A4"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السهل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جدا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تنفيذها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معظم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أكواد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التتبع</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الخلفي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هي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بشكل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عام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بضعة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أسطر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كود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الوظيفة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العودية</w:t>
      </w:r>
      <w:r w:rsidRPr="00E4456B">
        <w:rPr>
          <w:rFonts w:asciiTheme="minorHAnsi" w:hAnsiTheme="minorHAnsi" w:cstheme="minorHAnsi" w:hint="cs"/>
          <w:b/>
          <w:bCs/>
          <w:color w:val="212121"/>
          <w:sz w:val="36"/>
          <w:szCs w:val="36"/>
          <w:rtl/>
        </w:rPr>
        <w:t>.</w:t>
      </w:r>
    </w:p>
    <w:p w14:paraId="603992CC"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سلبيات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الوقت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غير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فعال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للغاية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الكثير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الحالات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عندما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يكون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عامل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التفرع</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كبيرًا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تعقيد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مساحة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كبيرة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لأننا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نستخدم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العودية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لذلك</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يتم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تخزين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معلومات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الوظيفة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على</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المكدس</w:t>
      </w:r>
      <w:r w:rsidRPr="00E4456B">
        <w:rPr>
          <w:rFonts w:asciiTheme="minorHAnsi" w:hAnsiTheme="minorHAnsi" w:cstheme="minorHAnsi" w:hint="cs"/>
          <w:b/>
          <w:bCs/>
          <w:color w:val="212121"/>
          <w:sz w:val="36"/>
          <w:szCs w:val="36"/>
          <w:rtl/>
        </w:rPr>
        <w:t>.</w:t>
      </w:r>
    </w:p>
    <w:p w14:paraId="68F35025" w14:textId="7B9D9056" w:rsidR="00E4456B" w:rsidRPr="00E4456B" w:rsidRDefault="00E4456B" w:rsidP="00E4456B">
      <w:pPr>
        <w:rPr>
          <w:rFonts w:cstheme="minorHAnsi"/>
          <w:b/>
          <w:bCs/>
          <w:color w:val="FF33CC"/>
          <w:sz w:val="36"/>
          <w:szCs w:val="36"/>
          <w:rtl/>
        </w:rPr>
      </w:pPr>
    </w:p>
    <w:p w14:paraId="595682D7" w14:textId="77777777" w:rsidR="00E4456B" w:rsidRPr="00E4456B" w:rsidRDefault="00E4456B" w:rsidP="00E4456B">
      <w:pPr>
        <w:jc w:val="right"/>
        <w:rPr>
          <w:rFonts w:cstheme="minorHAnsi"/>
          <w:b/>
          <w:bCs/>
          <w:color w:val="FF33CC"/>
          <w:sz w:val="36"/>
          <w:szCs w:val="36"/>
        </w:rPr>
      </w:pPr>
      <w:r w:rsidRPr="00E4456B">
        <w:rPr>
          <w:rFonts w:cstheme="minorHAnsi"/>
          <w:b/>
          <w:bCs/>
          <w:color w:val="FF33CC"/>
          <w:sz w:val="36"/>
          <w:szCs w:val="36"/>
        </w:rPr>
        <w:t>PROPERTIES OF BACKTRACK ALGORITHM</w:t>
      </w:r>
    </w:p>
    <w:p w14:paraId="66E6656B" w14:textId="77777777" w:rsidR="00E4456B" w:rsidRPr="00E4456B" w:rsidRDefault="00E4456B" w:rsidP="00E4456B">
      <w:pPr>
        <w:pStyle w:val="NormalWeb"/>
        <w:shd w:val="clear" w:color="auto" w:fill="FFFFFF"/>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Advantages:</w:t>
      </w:r>
    </w:p>
    <w:p w14:paraId="2FCDA89E" w14:textId="77777777" w:rsidR="00E4456B" w:rsidRPr="00E4456B" w:rsidRDefault="00E4456B" w:rsidP="00E4456B">
      <w:pPr>
        <w:pStyle w:val="NormalWeb"/>
        <w:shd w:val="clear" w:color="auto" w:fill="FFFFFF"/>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It is very easy to implement . Most of the backtracking codes are generally few lines of recursive function code.</w:t>
      </w:r>
    </w:p>
    <w:p w14:paraId="7FCA7AB4" w14:textId="77777777" w:rsidR="00E4456B" w:rsidRPr="00E4456B" w:rsidRDefault="00E4456B" w:rsidP="00E4456B">
      <w:pPr>
        <w:pStyle w:val="NormalWeb"/>
        <w:shd w:val="clear" w:color="auto" w:fill="FFFFFF"/>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Disadvantages: Very time inefficient in lot of cases when branching factor is large Large space complexity because we are using recursion so function information is stored on stack.</w:t>
      </w:r>
    </w:p>
    <w:p w14:paraId="15D24C45" w14:textId="77777777" w:rsidR="00E4456B" w:rsidRPr="00E4456B" w:rsidRDefault="00E4456B" w:rsidP="00E4456B">
      <w:pPr>
        <w:pStyle w:val="NormalWeb"/>
        <w:shd w:val="clear" w:color="auto" w:fill="FFFFFF"/>
        <w:spacing w:before="120" w:beforeAutospacing="0" w:after="90" w:afterAutospacing="0"/>
        <w:rPr>
          <w:rFonts w:ascii="Roboto" w:hAnsi="Roboto"/>
          <w:b/>
          <w:bCs/>
          <w:color w:val="212121"/>
          <w:sz w:val="36"/>
          <w:szCs w:val="36"/>
        </w:rPr>
      </w:pPr>
    </w:p>
    <w:p w14:paraId="3FC4B6BA" w14:textId="77777777" w:rsidR="00E4456B" w:rsidRPr="00E4456B" w:rsidRDefault="00E4456B" w:rsidP="00E4456B">
      <w:pPr>
        <w:pStyle w:val="Heading4"/>
        <w:bidi w:val="0"/>
        <w:spacing w:before="120" w:after="120"/>
        <w:rPr>
          <w:rFonts w:ascii="var(--colab-chrome-font-family)" w:hAnsi="var(--colab-chrome-font-family)"/>
          <w:b/>
          <w:bCs/>
          <w:color w:val="212121"/>
          <w:sz w:val="36"/>
          <w:szCs w:val="36"/>
        </w:rPr>
      </w:pPr>
      <w:r w:rsidRPr="00E4456B">
        <w:rPr>
          <w:rFonts w:ascii="var(--colab-chrome-font-family)" w:hAnsi="var(--colab-chrome-font-family)"/>
          <w:b/>
          <w:bCs/>
          <w:color w:val="FFC300"/>
          <w:sz w:val="36"/>
          <w:szCs w:val="36"/>
        </w:rPr>
        <w:t>Procedure (</w:t>
      </w:r>
      <w:r w:rsidRPr="00E4456B">
        <w:rPr>
          <w:rFonts w:ascii="var(--colab-chrome-font-family)" w:hAnsi="var(--colab-chrome-font-family)" w:hint="eastAsia"/>
          <w:b/>
          <w:bCs/>
          <w:color w:val="FFC300"/>
          <w:sz w:val="36"/>
          <w:szCs w:val="36"/>
          <w:rtl/>
        </w:rPr>
        <w:t>تطبيق</w:t>
      </w:r>
      <w:r w:rsidRPr="00E4456B">
        <w:rPr>
          <w:rFonts w:ascii="var(--colab-chrome-font-family)" w:hAnsi="var(--colab-chrome-font-family)"/>
          <w:b/>
          <w:bCs/>
          <w:color w:val="FFC300"/>
          <w:sz w:val="36"/>
          <w:szCs w:val="36"/>
        </w:rPr>
        <w:t>)</w:t>
      </w:r>
    </w:p>
    <w:p w14:paraId="78A2D83B"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procedure AC3-BT(cv)</w:t>
      </w:r>
    </w:p>
    <w:p w14:paraId="1A4E4765"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Q &lt;- {(Vi,Vcv) in arcs(G),i&lt;cv};</w:t>
      </w:r>
    </w:p>
    <w:p w14:paraId="4815C030"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consistent &lt;- true;</w:t>
      </w:r>
    </w:p>
    <w:p w14:paraId="057ACAC2"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while not Q empty &amp; consistent</w:t>
      </w:r>
    </w:p>
    <w:p w14:paraId="52C1155F" w14:textId="77777777" w:rsidR="00E4456B" w:rsidRPr="00E4456B" w:rsidRDefault="00E4456B" w:rsidP="00E4456B">
      <w:pPr>
        <w:pStyle w:val="HTMLPreformatted"/>
        <w:spacing w:before="240" w:after="240"/>
        <w:rPr>
          <w:rFonts w:ascii="var(--colab-code-font-family)" w:hAnsi="var(--colab-code-font-family)"/>
          <w:b/>
          <w:bCs/>
          <w:color w:val="212121"/>
          <w:sz w:val="36"/>
          <w:szCs w:val="36"/>
        </w:rPr>
      </w:pPr>
      <w:r w:rsidRPr="00E4456B">
        <w:rPr>
          <w:rStyle w:val="mtk1"/>
          <w:b/>
          <w:bCs/>
          <w:color w:val="000000"/>
          <w:sz w:val="36"/>
          <w:szCs w:val="36"/>
        </w:rPr>
        <w:lastRenderedPageBreak/>
        <w:t>select and delete any arc (Vk,Vm) from Q;</w:t>
      </w:r>
      <w:r w:rsidRPr="00E4456B">
        <w:rPr>
          <w:b/>
          <w:bCs/>
          <w:color w:val="212121"/>
          <w:sz w:val="36"/>
          <w:szCs w:val="36"/>
        </w:rPr>
        <w:br/>
      </w:r>
      <w:r w:rsidRPr="00E4456B">
        <w:rPr>
          <w:b/>
          <w:bCs/>
          <w:color w:val="212121"/>
          <w:sz w:val="36"/>
          <w:szCs w:val="36"/>
        </w:rPr>
        <w:br/>
      </w:r>
      <w:r w:rsidRPr="00E4456B">
        <w:rPr>
          <w:rStyle w:val="mtk1"/>
          <w:b/>
          <w:bCs/>
          <w:color w:val="000000"/>
          <w:sz w:val="36"/>
          <w:szCs w:val="36"/>
        </w:rPr>
        <w:t>consistent &lt;- REVISE(Vk,Vm)</w:t>
      </w:r>
    </w:p>
    <w:p w14:paraId="545DAD62"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endwhile</w:t>
      </w:r>
    </w:p>
    <w:p w14:paraId="28D17A92"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return consistent</w:t>
      </w:r>
    </w:p>
    <w:p w14:paraId="0757F115" w14:textId="77777777" w:rsidR="00E4456B" w:rsidRPr="00E4456B" w:rsidRDefault="00E4456B" w:rsidP="00E4456B">
      <w:pPr>
        <w:pStyle w:val="NormalWeb"/>
        <w:spacing w:before="120" w:beforeAutospacing="0" w:after="90" w:afterAutospacing="0"/>
        <w:rPr>
          <w:rFonts w:ascii="Roboto" w:hAnsi="Roboto"/>
          <w:b/>
          <w:bCs/>
          <w:color w:val="212121"/>
          <w:sz w:val="36"/>
          <w:szCs w:val="36"/>
        </w:rPr>
      </w:pPr>
      <w:r w:rsidRPr="00E4456B">
        <w:rPr>
          <w:rFonts w:ascii="Roboto" w:hAnsi="Roboto"/>
          <w:b/>
          <w:bCs/>
          <w:color w:val="212121"/>
          <w:sz w:val="36"/>
          <w:szCs w:val="36"/>
        </w:rPr>
        <w:t>end AC3-BT</w:t>
      </w:r>
    </w:p>
    <w:p w14:paraId="53C87564" w14:textId="77777777" w:rsidR="00E4456B" w:rsidRPr="00E4456B" w:rsidRDefault="00E4456B" w:rsidP="00E4456B">
      <w:pPr>
        <w:rPr>
          <w:rFonts w:cstheme="minorHAnsi"/>
          <w:b/>
          <w:bCs/>
          <w:color w:val="FF33CC"/>
          <w:sz w:val="36"/>
          <w:szCs w:val="36"/>
          <w:rtl/>
        </w:rPr>
      </w:pPr>
    </w:p>
    <w:p w14:paraId="4C4C5119" w14:textId="77777777" w:rsidR="00E4456B" w:rsidRPr="00E4456B" w:rsidRDefault="00E4456B" w:rsidP="00E4456B">
      <w:pPr>
        <w:pStyle w:val="Heading4"/>
        <w:shd w:val="clear" w:color="auto" w:fill="FFFFFF"/>
        <w:bidi w:val="0"/>
        <w:spacing w:before="120" w:after="120"/>
        <w:rPr>
          <w:rFonts w:ascii="Roboto" w:hAnsi="Roboto"/>
          <w:color w:val="212121"/>
          <w:sz w:val="36"/>
          <w:szCs w:val="36"/>
        </w:rPr>
      </w:pPr>
      <w:r w:rsidRPr="00E4456B">
        <w:rPr>
          <w:rFonts w:ascii="Roboto" w:hAnsi="Roboto"/>
          <w:b/>
          <w:bCs/>
          <w:color w:val="FFC300"/>
          <w:sz w:val="36"/>
          <w:szCs w:val="36"/>
        </w:rPr>
        <w:t>Example (</w:t>
      </w:r>
      <w:r w:rsidRPr="00E4456B">
        <w:rPr>
          <w:rFonts w:ascii="Roboto" w:hAnsi="Roboto" w:hint="eastAsia"/>
          <w:b/>
          <w:bCs/>
          <w:color w:val="FFC300"/>
          <w:sz w:val="36"/>
          <w:szCs w:val="36"/>
          <w:rtl/>
        </w:rPr>
        <w:t>مثال</w:t>
      </w:r>
      <w:r w:rsidRPr="00E4456B">
        <w:rPr>
          <w:rFonts w:ascii="Roboto" w:hAnsi="Roboto"/>
          <w:b/>
          <w:bCs/>
          <w:color w:val="FFC300"/>
          <w:sz w:val="36"/>
          <w:szCs w:val="36"/>
        </w:rPr>
        <w:t>)</w:t>
      </w:r>
    </w:p>
    <w:p w14:paraId="26D008C5" w14:textId="77777777" w:rsidR="00E4456B" w:rsidRPr="00E4456B" w:rsidRDefault="00E4456B" w:rsidP="00E4456B">
      <w:pPr>
        <w:bidi w:val="0"/>
        <w:jc w:val="center"/>
        <w:rPr>
          <w:sz w:val="36"/>
          <w:szCs w:val="36"/>
        </w:rPr>
      </w:pPr>
      <w:r w:rsidRPr="00E4456B">
        <w:rPr>
          <w:rFonts w:hint="cs"/>
          <w:noProof/>
          <w:sz w:val="36"/>
          <w:szCs w:val="36"/>
          <w:rtl/>
          <w:lang w:val="ar-SA"/>
        </w:rPr>
        <w:drawing>
          <wp:inline distT="0" distB="0" distL="0" distR="0" wp14:anchorId="120A5289" wp14:editId="53CCBC51">
            <wp:extent cx="4114800" cy="2369825"/>
            <wp:effectExtent l="0" t="0" r="0" b="0"/>
            <wp:docPr id="292" name="Picture 2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54942" cy="2392944"/>
                    </a:xfrm>
                    <a:prstGeom prst="rect">
                      <a:avLst/>
                    </a:prstGeom>
                  </pic:spPr>
                </pic:pic>
              </a:graphicData>
            </a:graphic>
          </wp:inline>
        </w:drawing>
      </w:r>
    </w:p>
    <w:p w14:paraId="15ED3B7F" w14:textId="77777777" w:rsidR="00E4456B" w:rsidRPr="00E4456B" w:rsidRDefault="00E4456B" w:rsidP="00E4456B">
      <w:pPr>
        <w:jc w:val="right"/>
        <w:rPr>
          <w:rFonts w:cstheme="minorHAnsi"/>
          <w:b/>
          <w:bCs/>
          <w:color w:val="FF33CC"/>
          <w:sz w:val="36"/>
          <w:szCs w:val="36"/>
          <w:rtl/>
        </w:rPr>
      </w:pPr>
    </w:p>
    <w:p w14:paraId="49102704" w14:textId="77777777" w:rsidR="00E4456B" w:rsidRPr="00E4456B" w:rsidRDefault="00E4456B" w:rsidP="00E4456B">
      <w:pPr>
        <w:rPr>
          <w:rFonts w:cstheme="minorHAnsi"/>
          <w:b/>
          <w:bCs/>
          <w:color w:val="FF33CC"/>
          <w:sz w:val="36"/>
          <w:szCs w:val="36"/>
          <w:rtl/>
        </w:rPr>
      </w:pPr>
      <w:r w:rsidRPr="00E4456B">
        <w:rPr>
          <w:rFonts w:cstheme="minorHAnsi" w:hint="cs"/>
          <w:b/>
          <w:bCs/>
          <w:color w:val="FF33CC"/>
          <w:sz w:val="36"/>
          <w:szCs w:val="36"/>
          <w:rtl/>
        </w:rPr>
        <w:t>تطبيق خوارزمية التراجع على لعبة سودوكو</w:t>
      </w:r>
    </w:p>
    <w:p w14:paraId="0BB5A0EB" w14:textId="77777777" w:rsidR="00E4456B" w:rsidRPr="00E4456B" w:rsidRDefault="00E4456B" w:rsidP="00E4456B">
      <w:pPr>
        <w:jc w:val="both"/>
        <w:rPr>
          <w:rFonts w:cstheme="minorHAnsi"/>
          <w:b/>
          <w:bCs/>
          <w:color w:val="000000" w:themeColor="text1"/>
          <w:sz w:val="36"/>
          <w:szCs w:val="36"/>
          <w:rtl/>
        </w:rPr>
      </w:pPr>
      <w:r w:rsidRPr="00E4456B">
        <w:rPr>
          <w:rFonts w:cs="Calibri"/>
          <w:b/>
          <w:bCs/>
          <w:color w:val="000000" w:themeColor="text1"/>
          <w:sz w:val="36"/>
          <w:szCs w:val="36"/>
          <w:rtl/>
        </w:rPr>
        <w:t>وضحنا في الرسم حل خليتين من لعبة سودوكو ب</w:t>
      </w:r>
      <w:r w:rsidRPr="00E4456B">
        <w:rPr>
          <w:rFonts w:cs="Calibri" w:hint="cs"/>
          <w:b/>
          <w:bCs/>
          <w:color w:val="000000" w:themeColor="text1"/>
          <w:sz w:val="36"/>
          <w:szCs w:val="36"/>
          <w:rtl/>
        </w:rPr>
        <w:t>اأ</w:t>
      </w:r>
      <w:r w:rsidRPr="00E4456B">
        <w:rPr>
          <w:rFonts w:cs="Calibri"/>
          <w:b/>
          <w:bCs/>
          <w:color w:val="000000" w:themeColor="text1"/>
          <w:sz w:val="36"/>
          <w:szCs w:val="36"/>
          <w:rtl/>
        </w:rPr>
        <w:t>ستخدام خوارزمية التراجع</w:t>
      </w:r>
      <w:r w:rsidRPr="00E4456B">
        <w:rPr>
          <w:rFonts w:cstheme="minorHAnsi" w:hint="cs"/>
          <w:b/>
          <w:bCs/>
          <w:color w:val="000000" w:themeColor="text1"/>
          <w:sz w:val="36"/>
          <w:szCs w:val="36"/>
          <w:rtl/>
        </w:rPr>
        <w:t>.</w:t>
      </w:r>
    </w:p>
    <w:p w14:paraId="51EB1064"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خوارزمية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التراجع</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هي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خوارزمية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القوة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الفعالة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للذاكرة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مما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يجعلها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تنفيذ</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مناسب</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للأجهزة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المدمجة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ذات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الذاكرة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المحدودة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المفهوم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الخوارزمية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يلي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ابدأ</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ونفذ</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الخطوات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التالية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بشكل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متكرر</w:t>
      </w:r>
      <w:r w:rsidRPr="00E4456B">
        <w:rPr>
          <w:rFonts w:asciiTheme="minorHAnsi" w:hAnsiTheme="minorHAnsi" w:cstheme="minorHAnsi"/>
          <w:b/>
          <w:bCs/>
          <w:color w:val="212121"/>
          <w:sz w:val="36"/>
          <w:szCs w:val="36"/>
        </w:rPr>
        <w:t>:</w:t>
      </w:r>
    </w:p>
    <w:p w14:paraId="41E0AEEF"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b/>
          <w:bCs/>
          <w:color w:val="212121"/>
          <w:sz w:val="36"/>
          <w:szCs w:val="36"/>
        </w:rPr>
        <w:t xml:space="preserve">(1)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كانت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فارغة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بإضافة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رقم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غير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مقيد</w:t>
      </w:r>
      <w:r w:rsidRPr="00E4456B">
        <w:rPr>
          <w:rFonts w:asciiTheme="minorHAnsi" w:hAnsiTheme="minorHAnsi" w:cstheme="minorHAnsi"/>
          <w:b/>
          <w:bCs/>
          <w:color w:val="212121"/>
          <w:sz w:val="36"/>
          <w:szCs w:val="36"/>
        </w:rPr>
        <w:t>.</w:t>
      </w:r>
    </w:p>
    <w:p w14:paraId="63A3E229"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أ</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كان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المستحيل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إضافة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رقم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بسبب</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قيود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بالإبلاغ</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بالفشل</w:t>
      </w:r>
      <w:r w:rsidRPr="00E4456B">
        <w:rPr>
          <w:rFonts w:asciiTheme="minorHAnsi" w:hAnsiTheme="minorHAnsi" w:cstheme="minorHAnsi"/>
          <w:b/>
          <w:bCs/>
          <w:color w:val="212121"/>
          <w:sz w:val="36"/>
          <w:szCs w:val="36"/>
        </w:rPr>
        <w:t>.</w:t>
      </w:r>
    </w:p>
    <w:p w14:paraId="212828D8"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lastRenderedPageBreak/>
        <w:t>ب</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عدا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ذلك</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ابدأ</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خيطًا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جديدًا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جديدة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بدءًا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الخطوة</w:t>
      </w:r>
      <w:r w:rsidRPr="00E4456B">
        <w:rPr>
          <w:rFonts w:asciiTheme="minorHAnsi" w:hAnsiTheme="minorHAnsi" w:cstheme="minorHAnsi"/>
          <w:b/>
          <w:bCs/>
          <w:color w:val="212121"/>
          <w:sz w:val="36"/>
          <w:szCs w:val="36"/>
          <w:rtl/>
        </w:rPr>
        <w:t xml:space="preserve"> 2. </w:t>
      </w:r>
      <w:r w:rsidRPr="00E4456B">
        <w:rPr>
          <w:rFonts w:asciiTheme="minorHAnsi" w:hAnsiTheme="minorHAnsi" w:cstheme="minorHAnsi" w:hint="eastAsia"/>
          <w:b/>
          <w:bCs/>
          <w:color w:val="212121"/>
          <w:sz w:val="36"/>
          <w:szCs w:val="36"/>
          <w:rtl/>
        </w:rPr>
        <w:t>أنا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أبلغ</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مؤشر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الترابط</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هذا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فشل</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فكرر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الخطوة</w:t>
      </w:r>
      <w:r w:rsidRPr="00E4456B">
        <w:rPr>
          <w:rFonts w:asciiTheme="minorHAnsi" w:hAnsiTheme="minorHAnsi" w:cstheme="minorHAnsi"/>
          <w:b/>
          <w:bCs/>
          <w:color w:val="212121"/>
          <w:sz w:val="36"/>
          <w:szCs w:val="36"/>
          <w:rtl/>
        </w:rPr>
        <w:t xml:space="preserve"> 2 </w:t>
      </w:r>
      <w:r w:rsidRPr="00E4456B">
        <w:rPr>
          <w:rFonts w:asciiTheme="minorHAnsi" w:hAnsiTheme="minorHAnsi" w:cstheme="minorHAnsi" w:hint="eastAsia"/>
          <w:b/>
          <w:bCs/>
          <w:color w:val="212121"/>
          <w:sz w:val="36"/>
          <w:szCs w:val="36"/>
          <w:rtl/>
        </w:rPr>
        <w:t>بملف</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رقم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واستنفاد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الرقم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القديم</w:t>
      </w:r>
      <w:r w:rsidRPr="00E4456B">
        <w:rPr>
          <w:rFonts w:asciiTheme="minorHAnsi" w:hAnsiTheme="minorHAnsi" w:cstheme="minorHAnsi"/>
          <w:b/>
          <w:bCs/>
          <w:color w:val="212121"/>
          <w:sz w:val="36"/>
          <w:szCs w:val="36"/>
        </w:rPr>
        <w:t>)</w:t>
      </w:r>
    </w:p>
    <w:p w14:paraId="1CB3BA2B"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hint="eastAsia"/>
          <w:b/>
          <w:bCs/>
          <w:color w:val="212121"/>
          <w:sz w:val="36"/>
          <w:szCs w:val="36"/>
          <w:rtl/>
        </w:rPr>
        <w:t>ثانيا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أبلغ</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هذا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الموضوع</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نجاح</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أبلغ</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عن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النجاح</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حيث</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يمكننا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ذلك</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افترض</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أنه</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ملء</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الأخيرة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بنجاح</w:t>
      </w:r>
      <w:r w:rsidRPr="00E4456B">
        <w:rPr>
          <w:rFonts w:asciiTheme="minorHAnsi" w:hAnsiTheme="minorHAnsi" w:cstheme="minorHAnsi"/>
          <w:b/>
          <w:bCs/>
          <w:color w:val="212121"/>
          <w:sz w:val="36"/>
          <w:szCs w:val="36"/>
        </w:rPr>
        <w:t>.</w:t>
      </w:r>
    </w:p>
    <w:p w14:paraId="35F9B2FA"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b/>
          <w:bCs/>
          <w:color w:val="212121"/>
          <w:sz w:val="36"/>
          <w:szCs w:val="36"/>
        </w:rPr>
        <w:t xml:space="preserve">(2)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تم</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ملء</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فتخط</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هذه</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وابدأ</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سلسلة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محادثات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جديدة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في</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ملف</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خلية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جديدة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بدءًا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الخطوة</w:t>
      </w:r>
      <w:r w:rsidRPr="00E4456B">
        <w:rPr>
          <w:rFonts w:asciiTheme="minorHAnsi" w:hAnsiTheme="minorHAnsi" w:cstheme="minorHAnsi"/>
          <w:b/>
          <w:bCs/>
          <w:color w:val="212121"/>
          <w:sz w:val="36"/>
          <w:szCs w:val="36"/>
          <w:rtl/>
        </w:rPr>
        <w:t xml:space="preserve"> 2</w:t>
      </w:r>
      <w:r w:rsidRPr="00E4456B">
        <w:rPr>
          <w:rFonts w:asciiTheme="minorHAnsi" w:hAnsiTheme="minorHAnsi" w:cstheme="minorHAnsi"/>
          <w:b/>
          <w:bCs/>
          <w:color w:val="212121"/>
          <w:sz w:val="36"/>
          <w:szCs w:val="36"/>
        </w:rPr>
        <w:t>.</w:t>
      </w:r>
    </w:p>
    <w:p w14:paraId="4753F2DE" w14:textId="77777777" w:rsidR="00E4456B" w:rsidRPr="00E4456B" w:rsidRDefault="00E4456B" w:rsidP="00E4456B">
      <w:pPr>
        <w:pStyle w:val="NormalWeb"/>
        <w:shd w:val="clear" w:color="auto" w:fill="FFFFFF"/>
        <w:spacing w:before="120" w:beforeAutospacing="0" w:after="90" w:afterAutospacing="0"/>
        <w:jc w:val="right"/>
        <w:rPr>
          <w:rFonts w:asciiTheme="minorHAnsi" w:hAnsiTheme="minorHAnsi" w:cstheme="minorHAnsi"/>
          <w:b/>
          <w:bCs/>
          <w:color w:val="212121"/>
          <w:sz w:val="36"/>
          <w:szCs w:val="36"/>
        </w:rPr>
      </w:pPr>
      <w:r w:rsidRPr="00E4456B">
        <w:rPr>
          <w:rFonts w:asciiTheme="minorHAnsi" w:hAnsiTheme="minorHAnsi" w:cstheme="minorHAnsi"/>
          <w:b/>
          <w:bCs/>
          <w:color w:val="212121"/>
          <w:sz w:val="36"/>
          <w:szCs w:val="36"/>
        </w:rPr>
        <w:t xml:space="preserve">(3) </w:t>
      </w:r>
      <w:r w:rsidRPr="00E4456B">
        <w:rPr>
          <w:rFonts w:asciiTheme="minorHAnsi" w:hAnsiTheme="minorHAnsi" w:cstheme="minorHAnsi" w:hint="eastAsia"/>
          <w:b/>
          <w:bCs/>
          <w:color w:val="212121"/>
          <w:sz w:val="36"/>
          <w:szCs w:val="36"/>
          <w:rtl/>
        </w:rPr>
        <w:t>إذا</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تمكنت</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الخوارزمية</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من</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تجاوز</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حدود</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المجلس</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تقرير</w:t>
      </w:r>
      <w:r w:rsidRPr="00E4456B">
        <w:rPr>
          <w:rFonts w:asciiTheme="minorHAnsi" w:hAnsiTheme="minorHAnsi" w:cstheme="minorHAnsi"/>
          <w:b/>
          <w:bCs/>
          <w:color w:val="212121"/>
          <w:sz w:val="36"/>
          <w:szCs w:val="36"/>
          <w:rtl/>
        </w:rPr>
        <w:t xml:space="preserve"> </w:t>
      </w:r>
      <w:r w:rsidRPr="00E4456B">
        <w:rPr>
          <w:rFonts w:asciiTheme="minorHAnsi" w:hAnsiTheme="minorHAnsi" w:cstheme="minorHAnsi" w:hint="eastAsia"/>
          <w:b/>
          <w:bCs/>
          <w:color w:val="212121"/>
          <w:sz w:val="36"/>
          <w:szCs w:val="36"/>
          <w:rtl/>
        </w:rPr>
        <w:t>النجاح</w:t>
      </w:r>
      <w:r w:rsidRPr="00E4456B">
        <w:rPr>
          <w:rFonts w:asciiTheme="minorHAnsi" w:hAnsiTheme="minorHAnsi" w:cstheme="minorHAnsi"/>
          <w:b/>
          <w:bCs/>
          <w:color w:val="212121"/>
          <w:sz w:val="36"/>
          <w:szCs w:val="36"/>
        </w:rPr>
        <w:t>.</w:t>
      </w:r>
    </w:p>
    <w:p w14:paraId="7A990483" w14:textId="77777777" w:rsidR="00E4456B" w:rsidRPr="00E4456B" w:rsidRDefault="00E4456B" w:rsidP="00E4456B">
      <w:pPr>
        <w:rPr>
          <w:rFonts w:cstheme="minorHAnsi"/>
          <w:b/>
          <w:bCs/>
          <w:color w:val="000000" w:themeColor="text1"/>
          <w:sz w:val="36"/>
          <w:szCs w:val="36"/>
          <w:rtl/>
        </w:rPr>
      </w:pPr>
    </w:p>
    <w:p w14:paraId="5B4F1BEF" w14:textId="77777777" w:rsidR="00E4456B" w:rsidRPr="00E4456B" w:rsidRDefault="00E4456B" w:rsidP="00E4456B">
      <w:pPr>
        <w:rPr>
          <w:rFonts w:cstheme="minorHAnsi"/>
          <w:b/>
          <w:bCs/>
          <w:color w:val="000000" w:themeColor="text1"/>
          <w:sz w:val="36"/>
          <w:szCs w:val="36"/>
          <w:rtl/>
        </w:rPr>
      </w:pPr>
    </w:p>
    <w:p w14:paraId="04EF93E4" w14:textId="77777777" w:rsidR="00E4456B" w:rsidRPr="00E4456B" w:rsidRDefault="00E4456B" w:rsidP="00E4456B">
      <w:pPr>
        <w:jc w:val="right"/>
        <w:rPr>
          <w:rFonts w:cstheme="minorHAnsi"/>
          <w:b/>
          <w:bCs/>
          <w:color w:val="FF33CC"/>
          <w:sz w:val="36"/>
          <w:szCs w:val="36"/>
        </w:rPr>
      </w:pPr>
      <w:r w:rsidRPr="00E4456B">
        <w:rPr>
          <w:rFonts w:cstheme="minorHAnsi"/>
          <w:b/>
          <w:bCs/>
          <w:color w:val="FF33CC"/>
          <w:sz w:val="36"/>
          <w:szCs w:val="36"/>
        </w:rPr>
        <w:t>IMPLEMENTATION OF BACKTRACK ALGORITHM</w:t>
      </w:r>
    </w:p>
    <w:p w14:paraId="7609532A" w14:textId="77777777" w:rsidR="00E4456B" w:rsidRPr="00E4456B" w:rsidRDefault="00E4456B" w:rsidP="00E4456B">
      <w:pPr>
        <w:shd w:val="clear" w:color="auto" w:fill="FFFFFF"/>
        <w:bidi w:val="0"/>
        <w:spacing w:before="120" w:after="90" w:line="240" w:lineRule="auto"/>
        <w:rPr>
          <w:rFonts w:ascii="Roboto" w:eastAsia="Times New Roman" w:hAnsi="Roboto" w:cs="Times New Roman"/>
          <w:b/>
          <w:bCs/>
          <w:color w:val="212121"/>
          <w:sz w:val="36"/>
          <w:szCs w:val="36"/>
        </w:rPr>
      </w:pPr>
      <w:r w:rsidRPr="00E4456B">
        <w:rPr>
          <w:rFonts w:ascii="Roboto" w:eastAsia="Times New Roman" w:hAnsi="Roboto" w:cs="Times New Roman"/>
          <w:b/>
          <w:bCs/>
          <w:color w:val="212121"/>
          <w:sz w:val="36"/>
          <w:szCs w:val="36"/>
        </w:rPr>
        <w:t>The backtracking algorithm is a memory efficient brute force algorithm, making it a suitable implementation for embedded devices with limited memory. The concept of the algorithm is the following: Start from any cell and do the following steps recursively:</w:t>
      </w:r>
    </w:p>
    <w:p w14:paraId="5EC85B15" w14:textId="77777777" w:rsidR="00E4456B" w:rsidRPr="00E4456B" w:rsidRDefault="00E4456B" w:rsidP="00E4456B">
      <w:pPr>
        <w:numPr>
          <w:ilvl w:val="0"/>
          <w:numId w:val="3"/>
        </w:numPr>
        <w:shd w:val="clear" w:color="auto" w:fill="FFFFFF"/>
        <w:bidi w:val="0"/>
        <w:spacing w:before="100" w:beforeAutospacing="1" w:after="100" w:afterAutospacing="1" w:line="240" w:lineRule="auto"/>
        <w:rPr>
          <w:rFonts w:ascii="Roboto" w:eastAsia="Times New Roman" w:hAnsi="Roboto" w:cs="Times New Roman"/>
          <w:b/>
          <w:bCs/>
          <w:color w:val="212121"/>
          <w:sz w:val="36"/>
          <w:szCs w:val="36"/>
        </w:rPr>
      </w:pPr>
      <w:r w:rsidRPr="00E4456B">
        <w:rPr>
          <w:rFonts w:ascii="Roboto" w:eastAsia="Times New Roman" w:hAnsi="Roboto" w:cs="Times New Roman"/>
          <w:b/>
          <w:bCs/>
          <w:color w:val="212121"/>
          <w:sz w:val="36"/>
          <w:szCs w:val="36"/>
        </w:rPr>
        <w:t>If the cell is empty, add a number that is not constrained. a) If it is impossible to add a number due to constraints, report failure. b) Else start a new thread on a new cell, starting from step 2. i. If this thread reports a failure, repeat step 2 with a new number (and exhaust the old number) ii. If this thread reports success, report success, since we can assume that the last cell has been successfully filled.</w:t>
      </w:r>
    </w:p>
    <w:p w14:paraId="475B12F7" w14:textId="77777777" w:rsidR="00E4456B" w:rsidRPr="00E4456B" w:rsidRDefault="00E4456B" w:rsidP="00E4456B">
      <w:pPr>
        <w:numPr>
          <w:ilvl w:val="0"/>
          <w:numId w:val="3"/>
        </w:numPr>
        <w:shd w:val="clear" w:color="auto" w:fill="FFFFFF"/>
        <w:bidi w:val="0"/>
        <w:spacing w:before="100" w:beforeAutospacing="1" w:after="100" w:afterAutospacing="1" w:line="240" w:lineRule="auto"/>
        <w:rPr>
          <w:rFonts w:ascii="Roboto" w:eastAsia="Times New Roman" w:hAnsi="Roboto" w:cs="Times New Roman"/>
          <w:b/>
          <w:bCs/>
          <w:color w:val="212121"/>
          <w:sz w:val="36"/>
          <w:szCs w:val="36"/>
        </w:rPr>
      </w:pPr>
      <w:r w:rsidRPr="00E4456B">
        <w:rPr>
          <w:rFonts w:ascii="Roboto" w:eastAsia="Times New Roman" w:hAnsi="Roboto" w:cs="Times New Roman"/>
          <w:b/>
          <w:bCs/>
          <w:color w:val="212121"/>
          <w:sz w:val="36"/>
          <w:szCs w:val="36"/>
        </w:rPr>
        <w:t>If the cell is filled, then skip this cell and start a new thread on a new cell, starting from step 2.</w:t>
      </w:r>
    </w:p>
    <w:p w14:paraId="0BF35B82" w14:textId="79E43ED4" w:rsidR="00E4456B" w:rsidRDefault="00E4456B" w:rsidP="00E4456B">
      <w:pPr>
        <w:numPr>
          <w:ilvl w:val="0"/>
          <w:numId w:val="3"/>
        </w:numPr>
        <w:shd w:val="clear" w:color="auto" w:fill="FFFFFF"/>
        <w:bidi w:val="0"/>
        <w:spacing w:before="100" w:beforeAutospacing="1" w:after="100" w:afterAutospacing="1" w:line="240" w:lineRule="auto"/>
        <w:rPr>
          <w:rFonts w:ascii="Roboto" w:eastAsia="Times New Roman" w:hAnsi="Roboto" w:cs="Times New Roman"/>
          <w:b/>
          <w:bCs/>
          <w:color w:val="212121"/>
          <w:sz w:val="36"/>
          <w:szCs w:val="36"/>
        </w:rPr>
      </w:pPr>
      <w:r w:rsidRPr="00E4456B">
        <w:rPr>
          <w:rFonts w:ascii="Roboto" w:eastAsia="Times New Roman" w:hAnsi="Roboto" w:cs="Times New Roman"/>
          <w:b/>
          <w:bCs/>
          <w:color w:val="212121"/>
          <w:sz w:val="36"/>
          <w:szCs w:val="36"/>
        </w:rPr>
        <w:lastRenderedPageBreak/>
        <w:t>If the algorithm has managed to move beyond the bounds of the board, report success</w:t>
      </w:r>
    </w:p>
    <w:p w14:paraId="40C8197E"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In the figure, we showed solving two Sudoku cells using the backtracking algorithm.</w:t>
      </w:r>
    </w:p>
    <w:p w14:paraId="5786CFF0"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 xml:space="preserve">constrains 1: rows should not have duplicate. </w:t>
      </w:r>
    </w:p>
    <w:p w14:paraId="69E409DE"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 xml:space="preserve">constrains 2:colum should not have duplicate.  </w:t>
      </w:r>
    </w:p>
    <w:p w14:paraId="6C5B8820"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constrains 3: 3*3 grid should not have duplicate.</w:t>
      </w:r>
    </w:p>
    <w:p w14:paraId="0E8224D8"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Domain for every empty cell is {1,2,3,4,5,6,7,8,9}.</w:t>
      </w:r>
    </w:p>
    <w:p w14:paraId="31CC37A1"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Variables: sudoku have 9*9 =81 cell</w:t>
      </w:r>
    </w:p>
    <w:p w14:paraId="027EE812" w14:textId="77777777" w:rsidR="00E4456B" w:rsidRPr="00E4456B" w:rsidRDefault="00E4456B" w:rsidP="00E4456B">
      <w:pPr>
        <w:jc w:val="right"/>
        <w:rPr>
          <w:rFonts w:cstheme="minorHAnsi"/>
          <w:b/>
          <w:bCs/>
          <w:color w:val="000000" w:themeColor="text1"/>
          <w:sz w:val="36"/>
          <w:szCs w:val="36"/>
          <w:rtl/>
        </w:rPr>
      </w:pPr>
    </w:p>
    <w:p w14:paraId="5999A014" w14:textId="77777777" w:rsidR="00E4456B" w:rsidRPr="00E4456B" w:rsidRDefault="00E4456B" w:rsidP="002769EF">
      <w:pPr>
        <w:jc w:val="center"/>
        <w:rPr>
          <w:rFonts w:cstheme="minorHAnsi"/>
          <w:b/>
          <w:bCs/>
          <w:color w:val="000000" w:themeColor="text1"/>
          <w:sz w:val="36"/>
          <w:szCs w:val="36"/>
        </w:rPr>
      </w:pPr>
      <w:r w:rsidRPr="00E4456B">
        <w:rPr>
          <w:rFonts w:cs="Calibri"/>
          <w:b/>
          <w:bCs/>
          <w:noProof/>
          <w:color w:val="000000" w:themeColor="text1"/>
          <w:sz w:val="36"/>
          <w:szCs w:val="36"/>
          <w:rtl/>
        </w:rPr>
        <w:lastRenderedPageBreak/>
        <w:drawing>
          <wp:inline distT="0" distB="0" distL="0" distR="0" wp14:anchorId="23BD683A" wp14:editId="0C2CB596">
            <wp:extent cx="4562856" cy="5978661"/>
            <wp:effectExtent l="0" t="0" r="9525" b="3175"/>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5"/>
                    <a:stretch>
                      <a:fillRect/>
                    </a:stretch>
                  </pic:blipFill>
                  <pic:spPr>
                    <a:xfrm>
                      <a:off x="0" y="0"/>
                      <a:ext cx="4562856" cy="5978661"/>
                    </a:xfrm>
                    <a:prstGeom prst="rect">
                      <a:avLst/>
                    </a:prstGeom>
                  </pic:spPr>
                </pic:pic>
              </a:graphicData>
            </a:graphic>
          </wp:inline>
        </w:drawing>
      </w:r>
      <w:r w:rsidRPr="00E4456B">
        <w:rPr>
          <w:rFonts w:cs="Calibri"/>
          <w:b/>
          <w:bCs/>
          <w:noProof/>
          <w:color w:val="000000" w:themeColor="text1"/>
          <w:sz w:val="36"/>
          <w:szCs w:val="36"/>
          <w:rtl/>
        </w:rPr>
        <w:lastRenderedPageBreak/>
        <w:drawing>
          <wp:inline distT="0" distB="0" distL="0" distR="0" wp14:anchorId="1CD621AE" wp14:editId="55C0BD92">
            <wp:extent cx="5550408" cy="6313059"/>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6"/>
                    <a:stretch>
                      <a:fillRect/>
                    </a:stretch>
                  </pic:blipFill>
                  <pic:spPr>
                    <a:xfrm>
                      <a:off x="0" y="0"/>
                      <a:ext cx="5603929" cy="6373934"/>
                    </a:xfrm>
                    <a:prstGeom prst="rect">
                      <a:avLst/>
                    </a:prstGeom>
                  </pic:spPr>
                </pic:pic>
              </a:graphicData>
            </a:graphic>
          </wp:inline>
        </w:drawing>
      </w:r>
    </w:p>
    <w:p w14:paraId="6ECA495A" w14:textId="5A24821E" w:rsidR="00E4456B" w:rsidRPr="00E4456B" w:rsidRDefault="00E4456B" w:rsidP="002769EF">
      <w:pPr>
        <w:rPr>
          <w:rFonts w:cstheme="minorHAnsi"/>
          <w:b/>
          <w:bCs/>
          <w:color w:val="000000" w:themeColor="text1"/>
          <w:sz w:val="36"/>
          <w:szCs w:val="36"/>
          <w:rtl/>
        </w:rPr>
      </w:pPr>
      <w:r w:rsidRPr="00E4456B">
        <w:rPr>
          <w:rFonts w:cs="Calibri"/>
          <w:b/>
          <w:bCs/>
          <w:noProof/>
          <w:color w:val="000000" w:themeColor="text1"/>
          <w:sz w:val="36"/>
          <w:szCs w:val="36"/>
          <w:rtl/>
        </w:rPr>
        <w:lastRenderedPageBreak/>
        <w:drawing>
          <wp:inline distT="0" distB="0" distL="0" distR="0" wp14:anchorId="14D01516" wp14:editId="2411CE4F">
            <wp:extent cx="5550408" cy="3645317"/>
            <wp:effectExtent l="0" t="0" r="0" b="0"/>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17"/>
                    <a:stretch>
                      <a:fillRect/>
                    </a:stretch>
                  </pic:blipFill>
                  <pic:spPr>
                    <a:xfrm>
                      <a:off x="0" y="0"/>
                      <a:ext cx="5585986" cy="3668684"/>
                    </a:xfrm>
                    <a:prstGeom prst="rect">
                      <a:avLst/>
                    </a:prstGeom>
                  </pic:spPr>
                </pic:pic>
              </a:graphicData>
            </a:graphic>
          </wp:inline>
        </w:drawing>
      </w:r>
    </w:p>
    <w:p w14:paraId="616CF469"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After explaining the application of the backrtack algorithm in the drawing, we will apply it to the game using the Python programming language.</w:t>
      </w:r>
    </w:p>
    <w:p w14:paraId="2BE93D95" w14:textId="77777777" w:rsidR="00E4456B" w:rsidRPr="00E4456B" w:rsidRDefault="00E4456B" w:rsidP="00E4456B">
      <w:pPr>
        <w:rPr>
          <w:rFonts w:cstheme="minorHAnsi"/>
          <w:b/>
          <w:bCs/>
          <w:color w:val="000000" w:themeColor="text1"/>
          <w:sz w:val="36"/>
          <w:szCs w:val="36"/>
          <w:rtl/>
        </w:rPr>
      </w:pPr>
    </w:p>
    <w:p w14:paraId="2DEC4403"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tl/>
        </w:rPr>
        <w:t>بعد توضيح تطبيق خوارزمية التراجع في الرسم سنقوم بتطبيقها على اللعبة ب</w:t>
      </w:r>
      <w:r w:rsidRPr="00E4456B">
        <w:rPr>
          <w:rFonts w:cs="Calibri" w:hint="cs"/>
          <w:b/>
          <w:bCs/>
          <w:color w:val="000000" w:themeColor="text1"/>
          <w:sz w:val="36"/>
          <w:szCs w:val="36"/>
          <w:rtl/>
        </w:rPr>
        <w:t>اأ</w:t>
      </w:r>
      <w:r w:rsidRPr="00E4456B">
        <w:rPr>
          <w:rFonts w:cs="Calibri"/>
          <w:b/>
          <w:bCs/>
          <w:color w:val="000000" w:themeColor="text1"/>
          <w:sz w:val="36"/>
          <w:szCs w:val="36"/>
          <w:rtl/>
        </w:rPr>
        <w:t>ستخدام لغة البرمجة بايثون</w:t>
      </w:r>
      <w:r w:rsidRPr="00E4456B">
        <w:rPr>
          <w:rFonts w:cstheme="minorHAnsi"/>
          <w:b/>
          <w:bCs/>
          <w:color w:val="000000" w:themeColor="text1"/>
          <w:sz w:val="36"/>
          <w:szCs w:val="36"/>
        </w:rPr>
        <w:t>.</w:t>
      </w:r>
    </w:p>
    <w:p w14:paraId="5BF9FA7C" w14:textId="77777777" w:rsidR="00E4456B" w:rsidRPr="00E4456B" w:rsidRDefault="00E4456B" w:rsidP="00E4456B">
      <w:pPr>
        <w:rPr>
          <w:rFonts w:cstheme="minorHAnsi"/>
          <w:b/>
          <w:bCs/>
          <w:color w:val="FF33CC"/>
          <w:sz w:val="36"/>
          <w:szCs w:val="36"/>
          <w:rtl/>
        </w:rPr>
      </w:pPr>
    </w:p>
    <w:p w14:paraId="200B4742" w14:textId="77777777" w:rsidR="00E4456B" w:rsidRPr="00E4456B" w:rsidRDefault="00E4456B" w:rsidP="00E4456B">
      <w:pPr>
        <w:jc w:val="right"/>
        <w:rPr>
          <w:rFonts w:cstheme="minorHAnsi"/>
          <w:b/>
          <w:bCs/>
          <w:color w:val="FF33CC"/>
          <w:sz w:val="36"/>
          <w:szCs w:val="36"/>
        </w:rPr>
      </w:pPr>
      <w:r w:rsidRPr="00E4456B">
        <w:rPr>
          <w:rFonts w:cstheme="minorHAnsi"/>
          <w:b/>
          <w:bCs/>
          <w:color w:val="FF33CC"/>
          <w:sz w:val="36"/>
          <w:szCs w:val="36"/>
        </w:rPr>
        <w:t>Function "Solve_sudoku"</w:t>
      </w:r>
    </w:p>
    <w:p w14:paraId="6BB96B24"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 xml:space="preserve">This function can return </w:t>
      </w:r>
      <w:r w:rsidRPr="00E4456B">
        <w:rPr>
          <w:rFonts w:cstheme="minorHAnsi"/>
          <w:b/>
          <w:bCs/>
          <w:color w:val="0D0D0D" w:themeColor="text1" w:themeTint="F2"/>
          <w:sz w:val="36"/>
          <w:szCs w:val="36"/>
        </w:rPr>
        <w:t>fault</w:t>
      </w:r>
      <w:r w:rsidRPr="00E4456B">
        <w:rPr>
          <w:rFonts w:cstheme="minorHAnsi"/>
          <w:b/>
          <w:bCs/>
          <w:color w:val="000000" w:themeColor="text1"/>
          <w:sz w:val="36"/>
          <w:szCs w:val="36"/>
        </w:rPr>
        <w:t xml:space="preserve"> or True with sulotion</w:t>
      </w:r>
    </w:p>
    <w:p w14:paraId="43503ED0"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True : indicates that there is a solution to the game of Sudoku according to the conditions.</w:t>
      </w:r>
    </w:p>
    <w:p w14:paraId="7886796A"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D0D0D" w:themeColor="text1" w:themeTint="F2"/>
          <w:sz w:val="36"/>
          <w:szCs w:val="36"/>
        </w:rPr>
        <w:t>fault</w:t>
      </w:r>
      <w:r w:rsidRPr="00E4456B">
        <w:rPr>
          <w:rFonts w:cstheme="minorHAnsi"/>
          <w:b/>
          <w:bCs/>
          <w:color w:val="000000" w:themeColor="text1"/>
          <w:sz w:val="36"/>
          <w:szCs w:val="36"/>
        </w:rPr>
        <w:t xml:space="preserve"> : indicates that there is no solution.</w:t>
      </w:r>
    </w:p>
    <w:p w14:paraId="59ECDF20" w14:textId="77777777" w:rsidR="00E4456B" w:rsidRPr="00E4456B" w:rsidRDefault="00E4456B" w:rsidP="00E4456B">
      <w:pPr>
        <w:jc w:val="right"/>
        <w:rPr>
          <w:rFonts w:cstheme="minorHAnsi"/>
          <w:b/>
          <w:bCs/>
          <w:color w:val="000000" w:themeColor="text1"/>
          <w:sz w:val="36"/>
          <w:szCs w:val="36"/>
          <w:rtl/>
        </w:rPr>
      </w:pPr>
    </w:p>
    <w:p w14:paraId="6F38C622" w14:textId="77777777" w:rsidR="00E4456B" w:rsidRPr="00E4456B" w:rsidRDefault="00E4456B" w:rsidP="00E4456B">
      <w:pPr>
        <w:jc w:val="right"/>
        <w:rPr>
          <w:rFonts w:cs="Calibri"/>
          <w:b/>
          <w:bCs/>
          <w:color w:val="000000" w:themeColor="text1"/>
          <w:sz w:val="36"/>
          <w:szCs w:val="36"/>
        </w:rPr>
      </w:pPr>
      <w:r w:rsidRPr="00E4456B">
        <w:rPr>
          <w:rFonts w:cstheme="minorHAnsi"/>
          <w:b/>
          <w:bCs/>
          <w:color w:val="000000" w:themeColor="text1"/>
          <w:sz w:val="36"/>
          <w:szCs w:val="36"/>
        </w:rPr>
        <w:t>Within the "solve_sudoku" , we will find several functions that you call for the solution, such as the first function, which is "find_next_empty", which is used to find an available place to put the number and give it a value</w:t>
      </w:r>
      <w:r w:rsidRPr="00E4456B">
        <w:rPr>
          <w:rFonts w:cs="Calibri"/>
          <w:b/>
          <w:bCs/>
          <w:color w:val="000000" w:themeColor="text1"/>
          <w:sz w:val="36"/>
          <w:szCs w:val="36"/>
        </w:rPr>
        <w:t>.</w:t>
      </w:r>
    </w:p>
    <w:p w14:paraId="7015FBB0"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This function returns the empty space in terms of a row and a column, This function will work by giving it a complete "puzzle" as an input.</w:t>
      </w:r>
    </w:p>
    <w:p w14:paraId="16657A2A" w14:textId="77777777" w:rsidR="00E4456B" w:rsidRPr="00E4456B" w:rsidRDefault="00E4456B" w:rsidP="00E4456B">
      <w:pPr>
        <w:jc w:val="right"/>
        <w:rPr>
          <w:rFonts w:cstheme="minorHAnsi"/>
          <w:b/>
          <w:bCs/>
          <w:color w:val="000000" w:themeColor="text1"/>
          <w:sz w:val="36"/>
          <w:szCs w:val="36"/>
        </w:rPr>
      </w:pPr>
    </w:p>
    <w:p w14:paraId="4E0C4E09" w14:textId="77777777" w:rsidR="00E4456B" w:rsidRPr="00E4456B" w:rsidRDefault="00E4456B" w:rsidP="00E4456B">
      <w:pPr>
        <w:rPr>
          <w:rFonts w:cs="Calibri"/>
          <w:b/>
          <w:bCs/>
          <w:color w:val="FF33CC"/>
          <w:sz w:val="36"/>
          <w:szCs w:val="36"/>
          <w:rtl/>
        </w:rPr>
      </w:pPr>
      <w:r w:rsidRPr="00E4456B">
        <w:rPr>
          <w:rFonts w:cs="Calibri" w:hint="cs"/>
          <w:b/>
          <w:bCs/>
          <w:color w:val="FF33CC"/>
          <w:sz w:val="36"/>
          <w:szCs w:val="36"/>
          <w:rtl/>
        </w:rPr>
        <w:t>دالة "</w:t>
      </w:r>
      <w:r w:rsidRPr="00E4456B">
        <w:rPr>
          <w:rFonts w:cs="Calibri"/>
          <w:b/>
          <w:bCs/>
          <w:color w:val="FF33CC"/>
          <w:sz w:val="36"/>
          <w:szCs w:val="36"/>
        </w:rPr>
        <w:t>solve_sudoku</w:t>
      </w:r>
      <w:r w:rsidRPr="00E4456B">
        <w:rPr>
          <w:rFonts w:cs="Calibri" w:hint="cs"/>
          <w:b/>
          <w:bCs/>
          <w:color w:val="FF33CC"/>
          <w:sz w:val="36"/>
          <w:szCs w:val="36"/>
          <w:rtl/>
        </w:rPr>
        <w:t xml:space="preserve">" </w:t>
      </w:r>
    </w:p>
    <w:p w14:paraId="491A92A0"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tl/>
        </w:rPr>
        <w:t>هذه ال</w:t>
      </w:r>
      <w:r w:rsidRPr="00E4456B">
        <w:rPr>
          <w:rFonts w:cs="Calibri" w:hint="cs"/>
          <w:b/>
          <w:bCs/>
          <w:color w:val="000000" w:themeColor="text1"/>
          <w:sz w:val="36"/>
          <w:szCs w:val="36"/>
          <w:rtl/>
        </w:rPr>
        <w:t>دالة</w:t>
      </w:r>
      <w:r w:rsidRPr="00E4456B">
        <w:rPr>
          <w:rFonts w:cs="Calibri"/>
          <w:b/>
          <w:bCs/>
          <w:color w:val="000000" w:themeColor="text1"/>
          <w:sz w:val="36"/>
          <w:szCs w:val="36"/>
          <w:rtl/>
        </w:rPr>
        <w:t xml:space="preserve"> من الممكن ان ترجع</w:t>
      </w:r>
      <w:r w:rsidRPr="00E4456B">
        <w:rPr>
          <w:rFonts w:cs="Calibri" w:hint="cs"/>
          <w:b/>
          <w:bCs/>
          <w:color w:val="000000" w:themeColor="text1"/>
          <w:sz w:val="36"/>
          <w:szCs w:val="36"/>
          <w:rtl/>
        </w:rPr>
        <w:t xml:space="preserve"> اما</w:t>
      </w:r>
      <w:r w:rsidRPr="00E4456B">
        <w:rPr>
          <w:rFonts w:cs="Calibri"/>
          <w:b/>
          <w:bCs/>
          <w:color w:val="000000" w:themeColor="text1"/>
          <w:sz w:val="36"/>
          <w:szCs w:val="36"/>
          <w:rtl/>
        </w:rPr>
        <w:t xml:space="preserve"> </w:t>
      </w:r>
      <w:r w:rsidRPr="00E4456B">
        <w:rPr>
          <w:rFonts w:cs="Calibri" w:hint="cs"/>
          <w:b/>
          <w:bCs/>
          <w:color w:val="000000" w:themeColor="text1"/>
          <w:sz w:val="36"/>
          <w:szCs w:val="36"/>
          <w:rtl/>
        </w:rPr>
        <w:t>"</w:t>
      </w:r>
      <w:r w:rsidRPr="00E4456B">
        <w:rPr>
          <w:rFonts w:cstheme="minorHAnsi"/>
          <w:b/>
          <w:bCs/>
          <w:color w:val="0D0D0D" w:themeColor="text1" w:themeTint="F2"/>
          <w:sz w:val="36"/>
          <w:szCs w:val="36"/>
        </w:rPr>
        <w:t xml:space="preserve"> fault</w:t>
      </w:r>
      <w:r w:rsidRPr="00E4456B">
        <w:rPr>
          <w:rFonts w:cs="Calibri" w:hint="cs"/>
          <w:b/>
          <w:bCs/>
          <w:color w:val="000000" w:themeColor="text1"/>
          <w:sz w:val="36"/>
          <w:szCs w:val="36"/>
          <w:rtl/>
        </w:rPr>
        <w:t xml:space="preserve"> "</w:t>
      </w:r>
      <w:r w:rsidRPr="00E4456B">
        <w:rPr>
          <w:rFonts w:cs="Calibri"/>
          <w:b/>
          <w:bCs/>
          <w:color w:val="000000" w:themeColor="text1"/>
          <w:sz w:val="36"/>
          <w:szCs w:val="36"/>
          <w:rtl/>
        </w:rPr>
        <w:t xml:space="preserve"> او </w:t>
      </w:r>
      <w:r w:rsidRPr="00E4456B">
        <w:rPr>
          <w:rFonts w:cs="Calibri" w:hint="cs"/>
          <w:b/>
          <w:bCs/>
          <w:color w:val="000000" w:themeColor="text1"/>
          <w:sz w:val="36"/>
          <w:szCs w:val="36"/>
          <w:rtl/>
        </w:rPr>
        <w:t>"</w:t>
      </w:r>
      <w:r w:rsidRPr="00E4456B">
        <w:rPr>
          <w:rFonts w:cs="Calibri"/>
          <w:b/>
          <w:bCs/>
          <w:color w:val="000000" w:themeColor="text1"/>
          <w:sz w:val="36"/>
          <w:szCs w:val="36"/>
        </w:rPr>
        <w:t>true</w:t>
      </w:r>
      <w:r w:rsidRPr="00E4456B">
        <w:rPr>
          <w:rFonts w:cs="Calibri" w:hint="cs"/>
          <w:b/>
          <w:bCs/>
          <w:color w:val="000000" w:themeColor="text1"/>
          <w:sz w:val="36"/>
          <w:szCs w:val="36"/>
          <w:rtl/>
        </w:rPr>
        <w:t>"</w:t>
      </w:r>
      <w:r w:rsidRPr="00E4456B">
        <w:rPr>
          <w:rFonts w:cs="Calibri"/>
          <w:b/>
          <w:bCs/>
          <w:color w:val="000000" w:themeColor="text1"/>
          <w:sz w:val="36"/>
          <w:szCs w:val="36"/>
          <w:rtl/>
        </w:rPr>
        <w:t xml:space="preserve"> </w:t>
      </w:r>
    </w:p>
    <w:p w14:paraId="1B77D86C"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Pr>
        <w:t>"True"</w:t>
      </w:r>
      <w:r w:rsidRPr="00E4456B">
        <w:rPr>
          <w:rFonts w:cs="Calibri"/>
          <w:b/>
          <w:bCs/>
          <w:color w:val="000000" w:themeColor="text1"/>
          <w:sz w:val="36"/>
          <w:szCs w:val="36"/>
          <w:rtl/>
        </w:rPr>
        <w:t xml:space="preserve"> تشير الى وجود حل للعبة السودوكو حسب الشروط </w:t>
      </w:r>
    </w:p>
    <w:p w14:paraId="5FB667F9"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Pr>
        <w:t>"</w:t>
      </w:r>
      <w:r w:rsidRPr="00E4456B">
        <w:rPr>
          <w:rFonts w:cstheme="minorHAnsi"/>
          <w:b/>
          <w:bCs/>
          <w:color w:val="0D0D0D" w:themeColor="text1" w:themeTint="F2"/>
          <w:sz w:val="36"/>
          <w:szCs w:val="36"/>
        </w:rPr>
        <w:t xml:space="preserve"> fault</w:t>
      </w:r>
      <w:r w:rsidRPr="00E4456B">
        <w:rPr>
          <w:rFonts w:cs="Calibri"/>
          <w:b/>
          <w:bCs/>
          <w:color w:val="000000" w:themeColor="text1"/>
          <w:sz w:val="36"/>
          <w:szCs w:val="36"/>
        </w:rPr>
        <w:t xml:space="preserve"> "</w:t>
      </w:r>
      <w:r w:rsidRPr="00E4456B">
        <w:rPr>
          <w:rFonts w:cs="Calibri"/>
          <w:b/>
          <w:bCs/>
          <w:color w:val="000000" w:themeColor="text1"/>
          <w:sz w:val="36"/>
          <w:szCs w:val="36"/>
          <w:rtl/>
        </w:rPr>
        <w:t xml:space="preserve"> تشير الى عدم وجود حل </w:t>
      </w:r>
      <w:r w:rsidRPr="00E4456B">
        <w:rPr>
          <w:rFonts w:cs="Calibri" w:hint="cs"/>
          <w:b/>
          <w:bCs/>
          <w:color w:val="000000" w:themeColor="text1"/>
          <w:sz w:val="36"/>
          <w:szCs w:val="36"/>
          <w:rtl/>
        </w:rPr>
        <w:t>للعبة</w:t>
      </w:r>
    </w:p>
    <w:p w14:paraId="73BF92E5" w14:textId="77777777" w:rsidR="00E4456B" w:rsidRPr="00E4456B" w:rsidRDefault="00E4456B" w:rsidP="00E4456B">
      <w:pPr>
        <w:rPr>
          <w:rFonts w:cstheme="minorHAnsi"/>
          <w:b/>
          <w:bCs/>
          <w:color w:val="000000" w:themeColor="text1"/>
          <w:sz w:val="36"/>
          <w:szCs w:val="36"/>
          <w:rtl/>
        </w:rPr>
      </w:pPr>
      <w:r w:rsidRPr="00E4456B">
        <w:rPr>
          <w:rFonts w:cs="Calibri"/>
          <w:b/>
          <w:bCs/>
          <w:color w:val="000000" w:themeColor="text1"/>
          <w:sz w:val="36"/>
          <w:szCs w:val="36"/>
          <w:rtl/>
        </w:rPr>
        <w:t xml:space="preserve">داخل </w:t>
      </w:r>
      <w:r w:rsidRPr="00E4456B">
        <w:rPr>
          <w:rFonts w:cs="Calibri" w:hint="cs"/>
          <w:b/>
          <w:bCs/>
          <w:color w:val="000000" w:themeColor="text1"/>
          <w:sz w:val="36"/>
          <w:szCs w:val="36"/>
          <w:rtl/>
        </w:rPr>
        <w:t>دالة</w:t>
      </w:r>
      <w:r w:rsidRPr="00E4456B">
        <w:rPr>
          <w:rFonts w:cs="Calibri"/>
          <w:b/>
          <w:bCs/>
          <w:color w:val="000000" w:themeColor="text1"/>
          <w:sz w:val="36"/>
          <w:szCs w:val="36"/>
          <w:rtl/>
        </w:rPr>
        <w:t xml:space="preserve"> الحل سنجد عدة </w:t>
      </w:r>
      <w:r w:rsidRPr="00E4456B">
        <w:rPr>
          <w:rFonts w:cs="Calibri" w:hint="cs"/>
          <w:b/>
          <w:bCs/>
          <w:color w:val="000000" w:themeColor="text1"/>
          <w:sz w:val="36"/>
          <w:szCs w:val="36"/>
          <w:rtl/>
        </w:rPr>
        <w:t>دوال</w:t>
      </w:r>
      <w:r w:rsidRPr="00E4456B">
        <w:rPr>
          <w:rFonts w:cs="Calibri"/>
          <w:b/>
          <w:bCs/>
          <w:color w:val="000000" w:themeColor="text1"/>
          <w:sz w:val="36"/>
          <w:szCs w:val="36"/>
          <w:rtl/>
        </w:rPr>
        <w:t xml:space="preserve"> تستدعيها للحل مثل اول </w:t>
      </w:r>
      <w:r w:rsidRPr="00E4456B">
        <w:rPr>
          <w:rFonts w:cs="Calibri" w:hint="cs"/>
          <w:b/>
          <w:bCs/>
          <w:color w:val="000000" w:themeColor="text1"/>
          <w:sz w:val="36"/>
          <w:szCs w:val="36"/>
          <w:rtl/>
        </w:rPr>
        <w:t>دالة</w:t>
      </w:r>
      <w:r w:rsidRPr="00E4456B">
        <w:rPr>
          <w:rFonts w:cs="Calibri"/>
          <w:b/>
          <w:bCs/>
          <w:color w:val="000000" w:themeColor="text1"/>
          <w:sz w:val="36"/>
          <w:szCs w:val="36"/>
          <w:rtl/>
        </w:rPr>
        <w:t xml:space="preserve"> وهي "</w:t>
      </w:r>
      <w:r w:rsidRPr="00E4456B">
        <w:rPr>
          <w:rFonts w:cstheme="minorHAnsi"/>
          <w:b/>
          <w:bCs/>
          <w:color w:val="000000" w:themeColor="text1"/>
          <w:sz w:val="36"/>
          <w:szCs w:val="36"/>
        </w:rPr>
        <w:t>find_next_empty</w:t>
      </w:r>
      <w:r w:rsidRPr="00E4456B">
        <w:rPr>
          <w:rFonts w:cs="Calibri"/>
          <w:b/>
          <w:bCs/>
          <w:color w:val="000000" w:themeColor="text1"/>
          <w:sz w:val="36"/>
          <w:szCs w:val="36"/>
          <w:rtl/>
        </w:rPr>
        <w:t xml:space="preserve"> " وهي تستخدم لأيجاد مكان متاح لوضع الرقم واعطائه قيمة  . </w:t>
      </w:r>
    </w:p>
    <w:p w14:paraId="17735A6C" w14:textId="77777777" w:rsidR="00E4456B" w:rsidRPr="00E4456B" w:rsidRDefault="00E4456B" w:rsidP="00E4456B">
      <w:pPr>
        <w:rPr>
          <w:rFonts w:cstheme="minorHAnsi"/>
          <w:b/>
          <w:bCs/>
          <w:color w:val="000000" w:themeColor="text1"/>
          <w:sz w:val="36"/>
          <w:szCs w:val="36"/>
        </w:rPr>
      </w:pPr>
      <w:r w:rsidRPr="00E4456B">
        <w:rPr>
          <w:rFonts w:cs="Calibri"/>
          <w:b/>
          <w:bCs/>
          <w:color w:val="000000" w:themeColor="text1"/>
          <w:sz w:val="36"/>
          <w:szCs w:val="36"/>
          <w:rtl/>
        </w:rPr>
        <w:t>ترجع هذه ال</w:t>
      </w:r>
      <w:r w:rsidRPr="00E4456B">
        <w:rPr>
          <w:rFonts w:cs="Calibri" w:hint="cs"/>
          <w:b/>
          <w:bCs/>
          <w:color w:val="000000" w:themeColor="text1"/>
          <w:sz w:val="36"/>
          <w:szCs w:val="36"/>
          <w:rtl/>
        </w:rPr>
        <w:t>دالة</w:t>
      </w:r>
      <w:r w:rsidRPr="00E4456B">
        <w:rPr>
          <w:rFonts w:cs="Calibri"/>
          <w:b/>
          <w:bCs/>
          <w:color w:val="000000" w:themeColor="text1"/>
          <w:sz w:val="36"/>
          <w:szCs w:val="36"/>
          <w:rtl/>
        </w:rPr>
        <w:t xml:space="preserve"> </w:t>
      </w:r>
      <w:r w:rsidRPr="00E4456B">
        <w:rPr>
          <w:rFonts w:cs="Calibri" w:hint="cs"/>
          <w:b/>
          <w:bCs/>
          <w:color w:val="000000" w:themeColor="text1"/>
          <w:sz w:val="36"/>
          <w:szCs w:val="36"/>
          <w:rtl/>
        </w:rPr>
        <w:t xml:space="preserve">ترجع </w:t>
      </w:r>
      <w:r w:rsidRPr="00E4456B">
        <w:rPr>
          <w:rFonts w:cs="Calibri"/>
          <w:b/>
          <w:bCs/>
          <w:color w:val="000000" w:themeColor="text1"/>
          <w:sz w:val="36"/>
          <w:szCs w:val="36"/>
          <w:rtl/>
        </w:rPr>
        <w:t>المكان الفارغ بدلالة صف و عمود ، ستعمل هذه ال</w:t>
      </w:r>
      <w:r w:rsidRPr="00E4456B">
        <w:rPr>
          <w:rFonts w:cs="Calibri" w:hint="cs"/>
          <w:b/>
          <w:bCs/>
          <w:color w:val="000000" w:themeColor="text1"/>
          <w:sz w:val="36"/>
          <w:szCs w:val="36"/>
          <w:rtl/>
        </w:rPr>
        <w:t>دالة</w:t>
      </w:r>
      <w:r w:rsidRPr="00E4456B">
        <w:rPr>
          <w:rFonts w:cs="Calibri"/>
          <w:b/>
          <w:bCs/>
          <w:color w:val="000000" w:themeColor="text1"/>
          <w:sz w:val="36"/>
          <w:szCs w:val="36"/>
          <w:rtl/>
        </w:rPr>
        <w:t xml:space="preserve"> عن طريق اعطائها "</w:t>
      </w:r>
      <w:r w:rsidRPr="00E4456B">
        <w:rPr>
          <w:rFonts w:cstheme="minorHAnsi"/>
          <w:b/>
          <w:bCs/>
          <w:color w:val="000000" w:themeColor="text1"/>
          <w:sz w:val="36"/>
          <w:szCs w:val="36"/>
        </w:rPr>
        <w:t>puzzle</w:t>
      </w:r>
      <w:r w:rsidRPr="00E4456B">
        <w:rPr>
          <w:rFonts w:cs="Calibri"/>
          <w:b/>
          <w:bCs/>
          <w:color w:val="000000" w:themeColor="text1"/>
          <w:sz w:val="36"/>
          <w:szCs w:val="36"/>
          <w:rtl/>
        </w:rPr>
        <w:t xml:space="preserve"> " كاملة  كمدخل</w:t>
      </w:r>
      <w:r w:rsidRPr="00E4456B">
        <w:rPr>
          <w:rFonts w:cstheme="minorHAnsi" w:hint="cs"/>
          <w:b/>
          <w:bCs/>
          <w:color w:val="000000" w:themeColor="text1"/>
          <w:sz w:val="36"/>
          <w:szCs w:val="36"/>
          <w:rtl/>
        </w:rPr>
        <w:t>.</w:t>
      </w:r>
    </w:p>
    <w:p w14:paraId="3F60A532" w14:textId="77777777" w:rsidR="00E4456B" w:rsidRPr="00E4456B" w:rsidRDefault="00E4456B" w:rsidP="00E4456B">
      <w:pPr>
        <w:jc w:val="right"/>
        <w:rPr>
          <w:rFonts w:cstheme="minorHAnsi"/>
          <w:b/>
          <w:bCs/>
          <w:color w:val="000000" w:themeColor="text1"/>
          <w:sz w:val="36"/>
          <w:szCs w:val="36"/>
          <w:rtl/>
        </w:rPr>
      </w:pPr>
    </w:p>
    <w:p w14:paraId="79AE3F56" w14:textId="2CB2258E" w:rsidR="00E4456B" w:rsidRPr="00E4456B" w:rsidRDefault="00E4456B" w:rsidP="00E4456B">
      <w:pPr>
        <w:jc w:val="center"/>
        <w:rPr>
          <w:rFonts w:cstheme="minorHAnsi"/>
          <w:b/>
          <w:bCs/>
          <w:color w:val="FF33CC"/>
          <w:sz w:val="36"/>
          <w:szCs w:val="36"/>
        </w:rPr>
      </w:pPr>
      <w:r w:rsidRPr="00E4456B">
        <w:rPr>
          <w:rFonts w:cs="Calibri"/>
          <w:b/>
          <w:bCs/>
          <w:noProof/>
          <w:color w:val="000000" w:themeColor="text1"/>
          <w:sz w:val="36"/>
          <w:szCs w:val="36"/>
          <w:rtl/>
        </w:rPr>
        <w:lastRenderedPageBreak/>
        <w:drawing>
          <wp:inline distT="0" distB="0" distL="0" distR="0" wp14:anchorId="5AD5D5F7" wp14:editId="4957872F">
            <wp:extent cx="5687568" cy="5956521"/>
            <wp:effectExtent l="0" t="0" r="8890" b="635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8"/>
                    <a:stretch>
                      <a:fillRect/>
                    </a:stretch>
                  </pic:blipFill>
                  <pic:spPr>
                    <a:xfrm>
                      <a:off x="0" y="0"/>
                      <a:ext cx="5716263" cy="5986572"/>
                    </a:xfrm>
                    <a:prstGeom prst="rect">
                      <a:avLst/>
                    </a:prstGeom>
                  </pic:spPr>
                </pic:pic>
              </a:graphicData>
            </a:graphic>
          </wp:inline>
        </w:drawing>
      </w:r>
    </w:p>
    <w:p w14:paraId="2CC0ADB8" w14:textId="77777777" w:rsidR="00E4456B" w:rsidRPr="00E4456B" w:rsidRDefault="00E4456B" w:rsidP="00E4456B">
      <w:pPr>
        <w:jc w:val="right"/>
        <w:rPr>
          <w:rFonts w:cstheme="minorHAnsi"/>
          <w:b/>
          <w:bCs/>
          <w:color w:val="FF33CC"/>
          <w:sz w:val="36"/>
          <w:szCs w:val="36"/>
        </w:rPr>
      </w:pPr>
      <w:r w:rsidRPr="00E4456B">
        <w:rPr>
          <w:rFonts w:cstheme="minorHAnsi"/>
          <w:b/>
          <w:bCs/>
          <w:color w:val="FF33CC"/>
          <w:sz w:val="36"/>
          <w:szCs w:val="36"/>
        </w:rPr>
        <w:t>How "find_next_empty" works:</w:t>
      </w:r>
    </w:p>
    <w:p w14:paraId="76D53FD6"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First you must know that "1-" means an empty space in the game, it will take "puzzle" as an input in the function and you will enter into two "for loop</w:t>
      </w:r>
      <w:r w:rsidRPr="00E4456B">
        <w:rPr>
          <w:rFonts w:cs="Calibri"/>
          <w:b/>
          <w:bCs/>
          <w:color w:val="171717" w:themeColor="background2" w:themeShade="1A"/>
          <w:sz w:val="36"/>
          <w:szCs w:val="36"/>
          <w:rtl/>
        </w:rPr>
        <w:t>"</w:t>
      </w:r>
    </w:p>
    <w:p w14:paraId="6DFEE655"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The first will follow the row to find an empty space in field 9.</w:t>
      </w:r>
    </w:p>
    <w:p w14:paraId="66D732CD"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lastRenderedPageBreak/>
        <w:t>The second will follow the column to find an empty spot in field 9.</w:t>
      </w:r>
    </w:p>
    <w:p w14:paraId="68C4E046" w14:textId="77777777" w:rsidR="00E4456B" w:rsidRPr="00E4456B" w:rsidRDefault="00E4456B" w:rsidP="00E4456B">
      <w:pPr>
        <w:jc w:val="right"/>
        <w:rPr>
          <w:rFonts w:cstheme="minorHAnsi"/>
          <w:b/>
          <w:bCs/>
          <w:color w:val="171717" w:themeColor="background2" w:themeShade="1A"/>
          <w:sz w:val="36"/>
          <w:szCs w:val="36"/>
        </w:rPr>
      </w:pPr>
      <w:r w:rsidRPr="00E4456B">
        <w:rPr>
          <w:rFonts w:cs="Calibri"/>
          <w:b/>
          <w:bCs/>
          <w:color w:val="171717" w:themeColor="background2" w:themeShade="1A"/>
          <w:sz w:val="36"/>
          <w:szCs w:val="36"/>
          <w:rtl/>
        </w:rPr>
        <w:t>"</w:t>
      </w:r>
      <w:r w:rsidRPr="00E4456B">
        <w:rPr>
          <w:rFonts w:cstheme="minorHAnsi"/>
          <w:b/>
          <w:bCs/>
          <w:color w:val="171717" w:themeColor="background2" w:themeShade="1A"/>
          <w:sz w:val="36"/>
          <w:szCs w:val="36"/>
        </w:rPr>
        <w:t>r" and "c" will be compared to the value of 1- if it is equal then this place will be returned from the function, if not equal it will return "none,none" This means that there is no empty space in the game and this means that the game has been solved and "true" will be returned From the solution function.</w:t>
      </w:r>
    </w:p>
    <w:p w14:paraId="63DCDCA8" w14:textId="77777777" w:rsidR="00E4456B" w:rsidRPr="00E4456B" w:rsidRDefault="00E4456B" w:rsidP="00E4456B">
      <w:pPr>
        <w:jc w:val="right"/>
        <w:rPr>
          <w:rFonts w:cstheme="minorHAnsi"/>
          <w:b/>
          <w:bCs/>
          <w:color w:val="FF33CC"/>
          <w:sz w:val="36"/>
          <w:szCs w:val="36"/>
        </w:rPr>
      </w:pPr>
    </w:p>
    <w:p w14:paraId="2B0A0335" w14:textId="3DEA04AB" w:rsidR="00E4456B" w:rsidRPr="00E4456B" w:rsidRDefault="00E4456B" w:rsidP="00E4456B">
      <w:pPr>
        <w:jc w:val="right"/>
        <w:rPr>
          <w:rFonts w:cstheme="minorHAnsi"/>
          <w:b/>
          <w:bCs/>
          <w:color w:val="FF33CC"/>
          <w:sz w:val="36"/>
          <w:szCs w:val="36"/>
        </w:rPr>
      </w:pPr>
    </w:p>
    <w:p w14:paraId="3A29CA7E" w14:textId="77777777" w:rsidR="00E4456B" w:rsidRPr="00E4456B" w:rsidRDefault="00E4456B" w:rsidP="00E4456B">
      <w:pPr>
        <w:rPr>
          <w:rFonts w:cstheme="minorHAnsi"/>
          <w:b/>
          <w:bCs/>
          <w:color w:val="FF33CC"/>
          <w:sz w:val="36"/>
          <w:szCs w:val="36"/>
          <w:rtl/>
        </w:rPr>
      </w:pPr>
      <w:r w:rsidRPr="00E4456B">
        <w:rPr>
          <w:rFonts w:cs="Calibri"/>
          <w:b/>
          <w:bCs/>
          <w:color w:val="FF33CC"/>
          <w:sz w:val="36"/>
          <w:szCs w:val="36"/>
          <w:rtl/>
        </w:rPr>
        <w:t>طريقة عمل "</w:t>
      </w:r>
      <w:r w:rsidRPr="00E4456B">
        <w:rPr>
          <w:rFonts w:cstheme="minorHAnsi"/>
          <w:b/>
          <w:bCs/>
          <w:color w:val="FF33CC"/>
          <w:sz w:val="36"/>
          <w:szCs w:val="36"/>
        </w:rPr>
        <w:t>find_next_empty</w:t>
      </w:r>
      <w:r w:rsidRPr="00E4456B">
        <w:rPr>
          <w:rFonts w:cs="Calibri"/>
          <w:b/>
          <w:bCs/>
          <w:color w:val="FF33CC"/>
          <w:sz w:val="36"/>
          <w:szCs w:val="36"/>
          <w:rtl/>
        </w:rPr>
        <w:t xml:space="preserve"> " :</w:t>
      </w:r>
    </w:p>
    <w:p w14:paraId="704A0D20"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بداية يجب معرفة ان "1-" تعني مكان فارغ في اللعبة , سيأخذ "</w:t>
      </w:r>
      <w:r w:rsidRPr="00E4456B">
        <w:rPr>
          <w:rFonts w:cstheme="minorHAnsi"/>
          <w:b/>
          <w:bCs/>
          <w:color w:val="171717" w:themeColor="background2" w:themeShade="1A"/>
          <w:sz w:val="36"/>
          <w:szCs w:val="36"/>
        </w:rPr>
        <w:t>puzzle</w:t>
      </w:r>
      <w:r w:rsidRPr="00E4456B">
        <w:rPr>
          <w:rFonts w:cstheme="minorHAnsi" w:hint="cs"/>
          <w:b/>
          <w:bCs/>
          <w:color w:val="171717" w:themeColor="background2" w:themeShade="1A"/>
          <w:sz w:val="36"/>
          <w:szCs w:val="36"/>
          <w:rtl/>
        </w:rPr>
        <w:t>" كمدخل في الدالة وستدخل في ثنين من "</w:t>
      </w:r>
      <w:r w:rsidRPr="00E4456B">
        <w:rPr>
          <w:rFonts w:cstheme="minorHAnsi"/>
          <w:b/>
          <w:bCs/>
          <w:color w:val="171717" w:themeColor="background2" w:themeShade="1A"/>
          <w:sz w:val="36"/>
          <w:szCs w:val="36"/>
        </w:rPr>
        <w:t>for loop</w:t>
      </w:r>
      <w:r w:rsidRPr="00E4456B">
        <w:rPr>
          <w:rFonts w:cstheme="minorHAnsi" w:hint="cs"/>
          <w:b/>
          <w:bCs/>
          <w:color w:val="171717" w:themeColor="background2" w:themeShade="1A"/>
          <w:sz w:val="36"/>
          <w:szCs w:val="36"/>
          <w:rtl/>
        </w:rPr>
        <w:t xml:space="preserve">" </w:t>
      </w:r>
    </w:p>
    <w:p w14:paraId="63E67E28"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الأولى ستتبع الصف لأيجاد مكان فارغ في المجال 9 .</w:t>
      </w:r>
    </w:p>
    <w:p w14:paraId="1C82B65A"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 xml:space="preserve">الثانية ستتبع العمود لأيجاد مكان فارغ في المجال 9. </w:t>
      </w:r>
    </w:p>
    <w:p w14:paraId="5D9A4ACC"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سيتم مقارنة "</w:t>
      </w:r>
      <w:r w:rsidRPr="00E4456B">
        <w:rPr>
          <w:rFonts w:cstheme="minorHAnsi"/>
          <w:b/>
          <w:bCs/>
          <w:color w:val="171717" w:themeColor="background2" w:themeShade="1A"/>
          <w:sz w:val="36"/>
          <w:szCs w:val="36"/>
        </w:rPr>
        <w:t>r</w:t>
      </w:r>
      <w:r w:rsidRPr="00E4456B">
        <w:rPr>
          <w:rFonts w:cstheme="minorHAnsi" w:hint="cs"/>
          <w:b/>
          <w:bCs/>
          <w:color w:val="171717" w:themeColor="background2" w:themeShade="1A"/>
          <w:sz w:val="36"/>
          <w:szCs w:val="36"/>
          <w:rtl/>
        </w:rPr>
        <w:t>" و "</w:t>
      </w:r>
      <w:r w:rsidRPr="00E4456B">
        <w:rPr>
          <w:rFonts w:cstheme="minorHAnsi"/>
          <w:b/>
          <w:bCs/>
          <w:color w:val="171717" w:themeColor="background2" w:themeShade="1A"/>
          <w:sz w:val="36"/>
          <w:szCs w:val="36"/>
        </w:rPr>
        <w:t>c</w:t>
      </w:r>
      <w:r w:rsidRPr="00E4456B">
        <w:rPr>
          <w:rFonts w:cstheme="minorHAnsi" w:hint="cs"/>
          <w:b/>
          <w:bCs/>
          <w:color w:val="171717" w:themeColor="background2" w:themeShade="1A"/>
          <w:sz w:val="36"/>
          <w:szCs w:val="36"/>
          <w:rtl/>
        </w:rPr>
        <w:t>" بقيمة 1- اذا كانت تساويه فسيتم ارجاع هذا المكان من الدالة, واذا لم تساوية سيتم ارجاع "</w:t>
      </w:r>
      <w:r w:rsidRPr="00E4456B">
        <w:rPr>
          <w:rFonts w:cstheme="minorHAnsi"/>
          <w:b/>
          <w:bCs/>
          <w:color w:val="171717" w:themeColor="background2" w:themeShade="1A"/>
          <w:sz w:val="36"/>
          <w:szCs w:val="36"/>
        </w:rPr>
        <w:t>none,none</w:t>
      </w:r>
      <w:r w:rsidRPr="00E4456B">
        <w:rPr>
          <w:rFonts w:cstheme="minorHAnsi" w:hint="cs"/>
          <w:b/>
          <w:bCs/>
          <w:color w:val="171717" w:themeColor="background2" w:themeShade="1A"/>
          <w:sz w:val="36"/>
          <w:szCs w:val="36"/>
          <w:rtl/>
        </w:rPr>
        <w:t>" وهذا يعني انه لايجود مكان فارغ في اللعبة وهذا يعني ان اللعبة تم حلها وسيتم ارجاع "</w:t>
      </w:r>
      <w:r w:rsidRPr="00E4456B">
        <w:rPr>
          <w:rFonts w:cstheme="minorHAnsi"/>
          <w:b/>
          <w:bCs/>
          <w:color w:val="171717" w:themeColor="background2" w:themeShade="1A"/>
          <w:sz w:val="36"/>
          <w:szCs w:val="36"/>
        </w:rPr>
        <w:t>true</w:t>
      </w:r>
      <w:r w:rsidRPr="00E4456B">
        <w:rPr>
          <w:rFonts w:cstheme="minorHAnsi" w:hint="cs"/>
          <w:b/>
          <w:bCs/>
          <w:color w:val="171717" w:themeColor="background2" w:themeShade="1A"/>
          <w:sz w:val="36"/>
          <w:szCs w:val="36"/>
          <w:rtl/>
        </w:rPr>
        <w:t xml:space="preserve">" من دالة الحل </w:t>
      </w:r>
    </w:p>
    <w:p w14:paraId="0334657B" w14:textId="77777777" w:rsidR="00E4456B" w:rsidRPr="00E4456B" w:rsidRDefault="00E4456B" w:rsidP="00E4456B">
      <w:pPr>
        <w:rPr>
          <w:rFonts w:cstheme="minorHAnsi"/>
          <w:b/>
          <w:bCs/>
          <w:color w:val="171717" w:themeColor="background2" w:themeShade="1A"/>
          <w:sz w:val="36"/>
          <w:szCs w:val="36"/>
          <w:rtl/>
        </w:rPr>
      </w:pPr>
    </w:p>
    <w:p w14:paraId="0C25CC58" w14:textId="77777777" w:rsidR="00E4456B" w:rsidRPr="00E4456B" w:rsidRDefault="00E4456B" w:rsidP="00E4456B">
      <w:pPr>
        <w:jc w:val="center"/>
        <w:rPr>
          <w:rFonts w:cstheme="minorHAnsi"/>
          <w:b/>
          <w:bCs/>
          <w:color w:val="171717" w:themeColor="background2" w:themeShade="1A"/>
          <w:sz w:val="36"/>
          <w:szCs w:val="36"/>
        </w:rPr>
      </w:pPr>
      <w:r w:rsidRPr="00E4456B">
        <w:rPr>
          <w:rFonts w:cs="Calibri"/>
          <w:b/>
          <w:bCs/>
          <w:noProof/>
          <w:color w:val="171717" w:themeColor="background2" w:themeShade="1A"/>
          <w:sz w:val="36"/>
          <w:szCs w:val="36"/>
          <w:rtl/>
        </w:rPr>
        <w:lastRenderedPageBreak/>
        <w:drawing>
          <wp:inline distT="0" distB="0" distL="0" distR="0" wp14:anchorId="14A3AC24" wp14:editId="445650A1">
            <wp:extent cx="6245352" cy="1526642"/>
            <wp:effectExtent l="0" t="0" r="3175"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9"/>
                    <a:stretch>
                      <a:fillRect/>
                    </a:stretch>
                  </pic:blipFill>
                  <pic:spPr>
                    <a:xfrm>
                      <a:off x="0" y="0"/>
                      <a:ext cx="6289046" cy="1537323"/>
                    </a:xfrm>
                    <a:prstGeom prst="rect">
                      <a:avLst/>
                    </a:prstGeom>
                  </pic:spPr>
                </pic:pic>
              </a:graphicData>
            </a:graphic>
          </wp:inline>
        </w:drawing>
      </w:r>
    </w:p>
    <w:p w14:paraId="211D0957" w14:textId="77777777" w:rsidR="00E4456B" w:rsidRPr="00E4456B" w:rsidRDefault="00E4456B" w:rsidP="00E4456B">
      <w:pPr>
        <w:rPr>
          <w:rFonts w:cstheme="minorHAnsi"/>
          <w:b/>
          <w:bCs/>
          <w:color w:val="000000" w:themeColor="text1"/>
          <w:sz w:val="36"/>
          <w:szCs w:val="36"/>
          <w:rtl/>
        </w:rPr>
      </w:pPr>
      <w:r w:rsidRPr="00E4456B">
        <w:rPr>
          <w:rFonts w:cstheme="minorHAnsi" w:hint="cs"/>
          <w:b/>
          <w:bCs/>
          <w:color w:val="000000" w:themeColor="text1"/>
          <w:sz w:val="36"/>
          <w:szCs w:val="36"/>
          <w:rtl/>
        </w:rPr>
        <w:t>بعد رجوع "</w:t>
      </w:r>
      <w:r w:rsidRPr="00E4456B">
        <w:rPr>
          <w:rFonts w:cstheme="minorHAnsi"/>
          <w:b/>
          <w:bCs/>
          <w:color w:val="000000" w:themeColor="text1"/>
          <w:sz w:val="36"/>
          <w:szCs w:val="36"/>
        </w:rPr>
        <w:t>row,col</w:t>
      </w:r>
      <w:r w:rsidRPr="00E4456B">
        <w:rPr>
          <w:rFonts w:cstheme="minorHAnsi" w:hint="cs"/>
          <w:b/>
          <w:bCs/>
          <w:color w:val="000000" w:themeColor="text1"/>
          <w:sz w:val="36"/>
          <w:szCs w:val="36"/>
          <w:rtl/>
        </w:rPr>
        <w:t>" فارغ ومناسب لأعطائه قيمة سيتم فحص هذه القيمة.</w:t>
      </w:r>
    </w:p>
    <w:p w14:paraId="71FC1001" w14:textId="77777777" w:rsidR="00E4456B" w:rsidRPr="00E4456B" w:rsidRDefault="00E4456B" w:rsidP="00E4456B">
      <w:pPr>
        <w:jc w:val="right"/>
        <w:rPr>
          <w:rFonts w:cstheme="minorHAnsi"/>
          <w:b/>
          <w:bCs/>
          <w:color w:val="000000" w:themeColor="text1"/>
          <w:sz w:val="36"/>
          <w:szCs w:val="36"/>
        </w:rPr>
      </w:pPr>
      <w:r w:rsidRPr="00E4456B">
        <w:rPr>
          <w:rFonts w:cstheme="minorHAnsi"/>
          <w:b/>
          <w:bCs/>
          <w:color w:val="000000" w:themeColor="text1"/>
          <w:sz w:val="36"/>
          <w:szCs w:val="36"/>
        </w:rPr>
        <w:t>After "row,col" is returned empty and appropriate to give it a value this value will be checked</w:t>
      </w:r>
      <w:r w:rsidRPr="00E4456B">
        <w:rPr>
          <w:rFonts w:cs="Calibri"/>
          <w:b/>
          <w:bCs/>
          <w:color w:val="000000" w:themeColor="text1"/>
          <w:sz w:val="36"/>
          <w:szCs w:val="36"/>
        </w:rPr>
        <w:t>.</w:t>
      </w:r>
    </w:p>
    <w:p w14:paraId="6DFEFD45" w14:textId="77777777" w:rsidR="00E4456B" w:rsidRPr="00E4456B" w:rsidRDefault="00E4456B" w:rsidP="00E4456B">
      <w:pPr>
        <w:jc w:val="right"/>
        <w:rPr>
          <w:rFonts w:cstheme="minorHAnsi"/>
          <w:b/>
          <w:bCs/>
          <w:color w:val="000000" w:themeColor="text1"/>
          <w:sz w:val="36"/>
          <w:szCs w:val="36"/>
        </w:rPr>
      </w:pPr>
    </w:p>
    <w:p w14:paraId="6A472EE2" w14:textId="77777777" w:rsidR="00E4456B" w:rsidRPr="00E4456B" w:rsidRDefault="00E4456B" w:rsidP="00E4456B">
      <w:pPr>
        <w:jc w:val="right"/>
        <w:rPr>
          <w:rFonts w:cstheme="minorHAnsi"/>
          <w:b/>
          <w:bCs/>
          <w:color w:val="FF33CC"/>
          <w:sz w:val="36"/>
          <w:szCs w:val="36"/>
        </w:rPr>
      </w:pPr>
      <w:r w:rsidRPr="00E4456B">
        <w:rPr>
          <w:rFonts w:cs="Calibri"/>
          <w:b/>
          <w:bCs/>
          <w:color w:val="FF33CC"/>
          <w:sz w:val="36"/>
          <w:szCs w:val="36"/>
        </w:rPr>
        <w:t>"</w:t>
      </w:r>
      <w:r w:rsidRPr="00E4456B">
        <w:rPr>
          <w:rFonts w:cstheme="minorHAnsi"/>
          <w:b/>
          <w:bCs/>
          <w:color w:val="FF33CC"/>
          <w:sz w:val="36"/>
          <w:szCs w:val="36"/>
        </w:rPr>
        <w:t>Guess" check is it appropriate?</w:t>
      </w:r>
    </w:p>
    <w:p w14:paraId="47DE86D1" w14:textId="77777777" w:rsidR="00E4456B" w:rsidRPr="00E4456B" w:rsidRDefault="00E4456B" w:rsidP="00E4456B">
      <w:pPr>
        <w:jc w:val="right"/>
        <w:rPr>
          <w:rFonts w:cstheme="minorHAnsi"/>
          <w:b/>
          <w:bCs/>
          <w:color w:val="0D0D0D" w:themeColor="text1" w:themeTint="F2"/>
          <w:sz w:val="36"/>
          <w:szCs w:val="36"/>
        </w:rPr>
      </w:pPr>
      <w:r w:rsidRPr="00E4456B">
        <w:rPr>
          <w:rFonts w:cstheme="minorHAnsi"/>
          <w:b/>
          <w:bCs/>
          <w:color w:val="0D0D0D" w:themeColor="text1" w:themeTint="F2"/>
          <w:sz w:val="36"/>
          <w:szCs w:val="36"/>
        </w:rPr>
        <w:t>Using "for loop" will check the value in the range from 1 to 10 meaning that it is the range(1, 2, 3, ... 9).</w:t>
      </w:r>
    </w:p>
    <w:p w14:paraId="3EE6DD49" w14:textId="77777777" w:rsidR="00E4456B" w:rsidRPr="00E4456B" w:rsidRDefault="00E4456B" w:rsidP="00E4456B">
      <w:pPr>
        <w:jc w:val="right"/>
        <w:rPr>
          <w:rFonts w:cstheme="minorHAnsi"/>
          <w:b/>
          <w:bCs/>
          <w:color w:val="0D0D0D" w:themeColor="text1" w:themeTint="F2"/>
          <w:sz w:val="36"/>
          <w:szCs w:val="36"/>
        </w:rPr>
      </w:pPr>
      <w:r w:rsidRPr="00E4456B">
        <w:rPr>
          <w:rFonts w:cstheme="minorHAnsi"/>
          <w:b/>
          <w:bCs/>
          <w:color w:val="0D0D0D" w:themeColor="text1" w:themeTint="F2"/>
          <w:sz w:val="36"/>
          <w:szCs w:val="36"/>
        </w:rPr>
        <w:t>Using the "is_valid" function which will be explained shortly, it will take "puzzle, guess, row, col" as an input and they will be checked. This function returns "true" or "fault".</w:t>
      </w:r>
      <w:r w:rsidRPr="00E4456B">
        <w:rPr>
          <w:rFonts w:cs="Calibri"/>
          <w:b/>
          <w:bCs/>
          <w:color w:val="0D0D0D" w:themeColor="text1" w:themeTint="F2"/>
          <w:sz w:val="36"/>
          <w:szCs w:val="36"/>
          <w:rtl/>
        </w:rPr>
        <w:t>"</w:t>
      </w:r>
    </w:p>
    <w:p w14:paraId="39C41FCC" w14:textId="77777777" w:rsidR="00E4456B" w:rsidRPr="00E4456B" w:rsidRDefault="00E4456B" w:rsidP="00E4456B">
      <w:pPr>
        <w:jc w:val="right"/>
        <w:rPr>
          <w:rFonts w:ascii="Roboto" w:eastAsia="Times New Roman" w:hAnsi="Roboto" w:cs="Times New Roman"/>
          <w:b/>
          <w:bCs/>
          <w:color w:val="FFFFFF"/>
          <w:spacing w:val="5"/>
          <w:sz w:val="36"/>
          <w:szCs w:val="36"/>
        </w:rPr>
      </w:pPr>
      <w:r w:rsidRPr="00E4456B">
        <w:rPr>
          <w:rFonts w:cstheme="minorHAnsi"/>
          <w:b/>
          <w:bCs/>
          <w:color w:val="0D0D0D" w:themeColor="text1" w:themeTint="F2"/>
          <w:sz w:val="36"/>
          <w:szCs w:val="36"/>
        </w:rPr>
        <w:t>If "true" is returned, this appropriate value will be placed in the appropriate row and column that was previously found by the "find_next_empty" function.</w:t>
      </w:r>
      <w:r w:rsidRPr="00E4456B">
        <w:rPr>
          <w:rFonts w:ascii="Roboto" w:eastAsia="Times New Roman" w:hAnsi="Roboto" w:cs="Times New Roman"/>
          <w:b/>
          <w:bCs/>
          <w:color w:val="FFFFFF"/>
          <w:spacing w:val="5"/>
          <w:sz w:val="36"/>
          <w:szCs w:val="36"/>
          <w:rtl/>
        </w:rPr>
        <w:t>ا</w:t>
      </w:r>
      <w:r w:rsidRPr="00E4456B">
        <w:rPr>
          <w:rFonts w:ascii="Roboto" w:eastAsia="Times New Roman" w:hAnsi="Roboto" w:cs="Times New Roman"/>
          <w:b/>
          <w:bCs/>
          <w:color w:val="FFFFFF"/>
          <w:spacing w:val="5"/>
          <w:sz w:val="36"/>
          <w:szCs w:val="36"/>
        </w:rPr>
        <w:t>.</w:t>
      </w:r>
    </w:p>
    <w:p w14:paraId="3404ACA0" w14:textId="77777777" w:rsidR="00E4456B" w:rsidRPr="00E4456B" w:rsidRDefault="00E4456B" w:rsidP="00E4456B">
      <w:pPr>
        <w:bidi w:val="0"/>
        <w:spacing w:after="0" w:line="420" w:lineRule="atLeast"/>
        <w:rPr>
          <w:rFonts w:ascii="Roboto" w:eastAsia="Times New Roman" w:hAnsi="Roboto" w:cs="Times New Roman"/>
          <w:b/>
          <w:bCs/>
          <w:color w:val="000000"/>
          <w:sz w:val="36"/>
          <w:szCs w:val="36"/>
          <w:lang w:val="en"/>
        </w:rPr>
      </w:pPr>
      <w:r w:rsidRPr="00E4456B">
        <w:rPr>
          <w:rFonts w:ascii="Roboto" w:eastAsia="Times New Roman" w:hAnsi="Roboto" w:cs="Times New Roman"/>
          <w:b/>
          <w:bCs/>
          <w:color w:val="000000"/>
          <w:sz w:val="36"/>
          <w:szCs w:val="36"/>
          <w:lang w:val="en"/>
        </w:rPr>
        <w:t xml:space="preserve">After setting the appropriate value, the "solve_sudoku" function will be called again "recursively" to find another empty space and solve it, and "true" will be returned. </w:t>
      </w:r>
    </w:p>
    <w:p w14:paraId="325F55F6" w14:textId="77777777" w:rsidR="00E4456B" w:rsidRPr="00E4456B" w:rsidRDefault="00E4456B" w:rsidP="00E4456B">
      <w:pPr>
        <w:bidi w:val="0"/>
        <w:spacing w:after="0" w:line="420" w:lineRule="atLeast"/>
        <w:rPr>
          <w:rFonts w:ascii="Roboto" w:eastAsia="Times New Roman" w:hAnsi="Roboto" w:cs="Times New Roman"/>
          <w:b/>
          <w:bCs/>
          <w:color w:val="000000"/>
          <w:sz w:val="36"/>
          <w:szCs w:val="36"/>
          <w:lang w:val="en"/>
        </w:rPr>
      </w:pPr>
      <w:r w:rsidRPr="00E4456B">
        <w:rPr>
          <w:rFonts w:ascii="Roboto" w:eastAsia="Times New Roman" w:hAnsi="Roboto" w:cs="Times New Roman"/>
          <w:b/>
          <w:bCs/>
          <w:color w:val="000000"/>
          <w:sz w:val="36"/>
          <w:szCs w:val="36"/>
          <w:lang w:val="en"/>
        </w:rPr>
        <w:t xml:space="preserve">But in case the value is not suitable and "recursion" is used for the "solve_sudoku" function and passes all the values in the field (1, 2, 3, ... 9) then "-1" will be assigned to this place, which means to make it empty and go back </w:t>
      </w:r>
      <w:r w:rsidRPr="00E4456B">
        <w:rPr>
          <w:rFonts w:ascii="Roboto" w:eastAsia="Times New Roman" w:hAnsi="Roboto" w:cs="Times New Roman"/>
          <w:b/>
          <w:bCs/>
          <w:color w:val="000000"/>
          <w:sz w:val="36"/>
          <w:szCs w:val="36"/>
          <w:lang w:val="en"/>
        </w:rPr>
        <w:lastRenderedPageBreak/>
        <w:t xml:space="preserve">to the previous place And repeat all the previously mentioned operations to verify whether there is another suitable value. </w:t>
      </w:r>
    </w:p>
    <w:p w14:paraId="0E717E0F" w14:textId="77777777" w:rsidR="00E4456B" w:rsidRPr="00E4456B" w:rsidRDefault="00E4456B" w:rsidP="00E4456B">
      <w:pPr>
        <w:bidi w:val="0"/>
        <w:spacing w:after="0" w:line="420" w:lineRule="atLeast"/>
        <w:rPr>
          <w:rFonts w:ascii="Roboto" w:eastAsia="Times New Roman" w:hAnsi="Roboto" w:cs="Times New Roman"/>
          <w:b/>
          <w:bCs/>
          <w:color w:val="000000"/>
          <w:sz w:val="36"/>
          <w:szCs w:val="36"/>
        </w:rPr>
      </w:pPr>
      <w:r w:rsidRPr="00E4456B">
        <w:rPr>
          <w:rFonts w:ascii="Roboto" w:eastAsia="Times New Roman" w:hAnsi="Roboto" w:cs="Times New Roman"/>
          <w:b/>
          <w:bCs/>
          <w:color w:val="000000"/>
          <w:sz w:val="36"/>
          <w:szCs w:val="36"/>
          <w:lang w:val="en"/>
        </w:rPr>
        <w:t>Here, the algorithm of the basis of our project has been applied in AI, which is the "backtracking algorithm".</w:t>
      </w:r>
    </w:p>
    <w:p w14:paraId="32FDC810" w14:textId="77777777" w:rsidR="00E4456B" w:rsidRPr="00E4456B" w:rsidRDefault="00E4456B" w:rsidP="00E4456B">
      <w:pPr>
        <w:bidi w:val="0"/>
        <w:spacing w:after="0" w:line="420" w:lineRule="atLeast"/>
        <w:rPr>
          <w:rFonts w:ascii="Roboto" w:eastAsia="Times New Roman" w:hAnsi="Roboto" w:cs="Times New Roman"/>
          <w:b/>
          <w:bCs/>
          <w:color w:val="000000"/>
          <w:sz w:val="36"/>
          <w:szCs w:val="36"/>
        </w:rPr>
      </w:pPr>
      <w:r w:rsidRPr="00E4456B">
        <w:rPr>
          <w:rFonts w:ascii="Roboto" w:eastAsia="Times New Roman" w:hAnsi="Roboto" w:cs="Times New Roman"/>
          <w:b/>
          <w:bCs/>
          <w:color w:val="000000"/>
          <w:sz w:val="36"/>
          <w:szCs w:val="36"/>
        </w:rPr>
        <w:t>In the end, "FAULT" will be returned if he cannot solve the game.</w:t>
      </w:r>
    </w:p>
    <w:p w14:paraId="4CF0D3A5" w14:textId="77777777" w:rsidR="00E4456B" w:rsidRPr="00E4456B" w:rsidRDefault="00E4456B" w:rsidP="00E4456B">
      <w:pPr>
        <w:jc w:val="right"/>
        <w:rPr>
          <w:rFonts w:cstheme="minorHAnsi"/>
          <w:b/>
          <w:bCs/>
          <w:color w:val="0D0D0D" w:themeColor="text1" w:themeTint="F2"/>
          <w:sz w:val="36"/>
          <w:szCs w:val="36"/>
        </w:rPr>
      </w:pPr>
    </w:p>
    <w:p w14:paraId="4DF445DF" w14:textId="77777777" w:rsidR="00E4456B" w:rsidRPr="00E4456B" w:rsidRDefault="00E4456B" w:rsidP="00E4456B">
      <w:pPr>
        <w:rPr>
          <w:rFonts w:cstheme="minorHAnsi"/>
          <w:b/>
          <w:bCs/>
          <w:color w:val="000000" w:themeColor="text1"/>
          <w:sz w:val="36"/>
          <w:szCs w:val="36"/>
          <w:rtl/>
        </w:rPr>
      </w:pPr>
    </w:p>
    <w:p w14:paraId="2F294930" w14:textId="77777777" w:rsidR="00E4456B" w:rsidRPr="00E4456B" w:rsidRDefault="00E4456B" w:rsidP="00E4456B">
      <w:pPr>
        <w:rPr>
          <w:rFonts w:cstheme="minorHAnsi"/>
          <w:b/>
          <w:bCs/>
          <w:color w:val="FF33CC"/>
          <w:sz w:val="36"/>
          <w:szCs w:val="36"/>
          <w:rtl/>
        </w:rPr>
      </w:pPr>
      <w:r w:rsidRPr="00E4456B">
        <w:rPr>
          <w:rFonts w:cs="Calibri"/>
          <w:b/>
          <w:bCs/>
          <w:color w:val="FF33CC"/>
          <w:sz w:val="36"/>
          <w:szCs w:val="36"/>
          <w:rtl/>
        </w:rPr>
        <w:t>فحص "</w:t>
      </w:r>
      <w:r w:rsidRPr="00E4456B">
        <w:rPr>
          <w:rFonts w:cstheme="minorHAnsi"/>
          <w:b/>
          <w:bCs/>
          <w:color w:val="FF33CC"/>
          <w:sz w:val="36"/>
          <w:szCs w:val="36"/>
        </w:rPr>
        <w:t>guess</w:t>
      </w:r>
      <w:r w:rsidRPr="00E4456B">
        <w:rPr>
          <w:rFonts w:cs="Calibri"/>
          <w:b/>
          <w:bCs/>
          <w:color w:val="FF33CC"/>
          <w:sz w:val="36"/>
          <w:szCs w:val="36"/>
          <w:rtl/>
        </w:rPr>
        <w:t xml:space="preserve"> " هل هو مناسب ؟</w:t>
      </w:r>
    </w:p>
    <w:p w14:paraId="5DE993B9"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يأستخدام "</w:t>
      </w:r>
      <w:r w:rsidRPr="00E4456B">
        <w:rPr>
          <w:rFonts w:cstheme="minorHAnsi"/>
          <w:b/>
          <w:bCs/>
          <w:color w:val="171717" w:themeColor="background2" w:themeShade="1A"/>
          <w:sz w:val="36"/>
          <w:szCs w:val="36"/>
        </w:rPr>
        <w:t>for loop</w:t>
      </w:r>
      <w:r w:rsidRPr="00E4456B">
        <w:rPr>
          <w:rFonts w:cstheme="minorHAnsi" w:hint="cs"/>
          <w:b/>
          <w:bCs/>
          <w:color w:val="171717" w:themeColor="background2" w:themeShade="1A"/>
          <w:sz w:val="36"/>
          <w:szCs w:val="36"/>
          <w:rtl/>
        </w:rPr>
        <w:t xml:space="preserve">" سيتم فحص القيمة التي في مجال من 1 الى 10 ومعنى ذلك انه المجال </w:t>
      </w:r>
      <w:r w:rsidRPr="00E4456B">
        <w:rPr>
          <w:rFonts w:ascii="Consolas" w:hAnsi="Consolas"/>
          <w:color w:val="171717" w:themeColor="background2" w:themeShade="1A"/>
          <w:sz w:val="36"/>
          <w:szCs w:val="36"/>
          <w:shd w:val="clear" w:color="auto" w:fill="FFFFFF"/>
        </w:rPr>
        <w:t>1, 2, 3, ... 9)</w:t>
      </w:r>
      <w:r w:rsidRPr="00E4456B">
        <w:rPr>
          <w:rFonts w:cstheme="minorHAnsi" w:hint="cs"/>
          <w:b/>
          <w:bCs/>
          <w:color w:val="171717" w:themeColor="background2" w:themeShade="1A"/>
          <w:sz w:val="36"/>
          <w:szCs w:val="36"/>
          <w:rtl/>
        </w:rPr>
        <w:t>).</w:t>
      </w:r>
    </w:p>
    <w:p w14:paraId="64D4FF84"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عن طريق دالة "</w:t>
      </w:r>
      <w:r w:rsidRPr="00E4456B">
        <w:rPr>
          <w:rFonts w:cstheme="minorHAnsi"/>
          <w:b/>
          <w:bCs/>
          <w:color w:val="171717" w:themeColor="background2" w:themeShade="1A"/>
          <w:sz w:val="36"/>
          <w:szCs w:val="36"/>
        </w:rPr>
        <w:t>is_valid</w:t>
      </w:r>
      <w:r w:rsidRPr="00E4456B">
        <w:rPr>
          <w:rFonts w:cstheme="minorHAnsi" w:hint="cs"/>
          <w:b/>
          <w:bCs/>
          <w:color w:val="171717" w:themeColor="background2" w:themeShade="1A"/>
          <w:sz w:val="36"/>
          <w:szCs w:val="36"/>
          <w:rtl/>
        </w:rPr>
        <w:t>" التي سيتم شرحها بعد قليل, ستأخذ "</w:t>
      </w:r>
      <w:r w:rsidRPr="00E4456B">
        <w:rPr>
          <w:rFonts w:cstheme="minorHAnsi"/>
          <w:b/>
          <w:bCs/>
          <w:color w:val="171717" w:themeColor="background2" w:themeShade="1A"/>
          <w:sz w:val="36"/>
          <w:szCs w:val="36"/>
        </w:rPr>
        <w:t>puzzle, guess, row, col</w:t>
      </w:r>
      <w:r w:rsidRPr="00E4456B">
        <w:rPr>
          <w:rFonts w:cstheme="minorHAnsi" w:hint="cs"/>
          <w:b/>
          <w:bCs/>
          <w:color w:val="171717" w:themeColor="background2" w:themeShade="1A"/>
          <w:sz w:val="36"/>
          <w:szCs w:val="36"/>
          <w:rtl/>
        </w:rPr>
        <w:t>" كمدخل وسيتم فحصهم , ترجع هذه الدالة "</w:t>
      </w:r>
      <w:r w:rsidRPr="00E4456B">
        <w:rPr>
          <w:rFonts w:cstheme="minorHAnsi"/>
          <w:b/>
          <w:bCs/>
          <w:color w:val="171717" w:themeColor="background2" w:themeShade="1A"/>
          <w:sz w:val="36"/>
          <w:szCs w:val="36"/>
        </w:rPr>
        <w:t>true</w:t>
      </w:r>
      <w:r w:rsidRPr="00E4456B">
        <w:rPr>
          <w:rFonts w:cstheme="minorHAnsi" w:hint="cs"/>
          <w:b/>
          <w:bCs/>
          <w:color w:val="171717" w:themeColor="background2" w:themeShade="1A"/>
          <w:sz w:val="36"/>
          <w:szCs w:val="36"/>
          <w:rtl/>
        </w:rPr>
        <w:t>" او "</w:t>
      </w:r>
      <w:r w:rsidRPr="00E4456B">
        <w:rPr>
          <w:rFonts w:cstheme="minorHAnsi"/>
          <w:b/>
          <w:bCs/>
          <w:color w:val="0D0D0D" w:themeColor="text1" w:themeTint="F2"/>
          <w:sz w:val="36"/>
          <w:szCs w:val="36"/>
        </w:rPr>
        <w:t xml:space="preserve"> fault</w:t>
      </w:r>
      <w:r w:rsidRPr="00E4456B">
        <w:rPr>
          <w:rFonts w:cstheme="minorHAnsi" w:hint="cs"/>
          <w:b/>
          <w:bCs/>
          <w:color w:val="171717" w:themeColor="background2" w:themeShade="1A"/>
          <w:sz w:val="36"/>
          <w:szCs w:val="36"/>
          <w:rtl/>
        </w:rPr>
        <w:t xml:space="preserve"> " .</w:t>
      </w:r>
    </w:p>
    <w:p w14:paraId="5A5B4697"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في حالة ارجاع "</w:t>
      </w:r>
      <w:r w:rsidRPr="00E4456B">
        <w:rPr>
          <w:rFonts w:cstheme="minorHAnsi"/>
          <w:b/>
          <w:bCs/>
          <w:color w:val="171717" w:themeColor="background2" w:themeShade="1A"/>
          <w:sz w:val="36"/>
          <w:szCs w:val="36"/>
        </w:rPr>
        <w:t>true</w:t>
      </w:r>
      <w:r w:rsidRPr="00E4456B">
        <w:rPr>
          <w:rFonts w:cstheme="minorHAnsi" w:hint="cs"/>
          <w:b/>
          <w:bCs/>
          <w:color w:val="171717" w:themeColor="background2" w:themeShade="1A"/>
          <w:sz w:val="36"/>
          <w:szCs w:val="36"/>
          <w:rtl/>
        </w:rPr>
        <w:t xml:space="preserve">" سيتم وضع هذه القيمة المناسبة في الصف والعمود المناسب الذي تم ايجاده مسبقا عن طريق دالة </w:t>
      </w:r>
      <w:r w:rsidRPr="00E4456B">
        <w:rPr>
          <w:rFonts w:cstheme="minorHAnsi"/>
          <w:b/>
          <w:bCs/>
          <w:color w:val="000000" w:themeColor="text1"/>
          <w:sz w:val="36"/>
          <w:szCs w:val="36"/>
        </w:rPr>
        <w:t>"find_next_empty"</w:t>
      </w:r>
      <w:r w:rsidRPr="00E4456B">
        <w:rPr>
          <w:rFonts w:cstheme="minorHAnsi" w:hint="cs"/>
          <w:b/>
          <w:bCs/>
          <w:color w:val="000000" w:themeColor="text1"/>
          <w:sz w:val="36"/>
          <w:szCs w:val="36"/>
          <w:rtl/>
        </w:rPr>
        <w:t xml:space="preserve"> </w:t>
      </w:r>
      <w:r w:rsidRPr="00E4456B">
        <w:rPr>
          <w:rFonts w:cstheme="minorHAnsi" w:hint="cs"/>
          <w:b/>
          <w:bCs/>
          <w:color w:val="171717" w:themeColor="background2" w:themeShade="1A"/>
          <w:sz w:val="36"/>
          <w:szCs w:val="36"/>
          <w:rtl/>
        </w:rPr>
        <w:t xml:space="preserve"> .</w:t>
      </w:r>
    </w:p>
    <w:p w14:paraId="7AAFEE50"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 xml:space="preserve">بعد اسناد القيمة المناسبة سيتم مناداة الدالة </w:t>
      </w:r>
      <w:r w:rsidRPr="00E4456B">
        <w:rPr>
          <w:rFonts w:cstheme="minorHAnsi"/>
          <w:b/>
          <w:bCs/>
          <w:color w:val="000000" w:themeColor="text1"/>
          <w:sz w:val="36"/>
          <w:szCs w:val="36"/>
        </w:rPr>
        <w:t>"solve_sudoku"</w:t>
      </w:r>
      <w:r w:rsidRPr="00E4456B">
        <w:rPr>
          <w:rFonts w:cstheme="minorHAnsi" w:hint="cs"/>
          <w:b/>
          <w:bCs/>
          <w:color w:val="171717" w:themeColor="background2" w:themeShade="1A"/>
          <w:sz w:val="36"/>
          <w:szCs w:val="36"/>
          <w:rtl/>
        </w:rPr>
        <w:t xml:space="preserve"> مره أخرى "</w:t>
      </w:r>
      <w:r w:rsidRPr="00E4456B">
        <w:rPr>
          <w:rFonts w:cstheme="minorHAnsi"/>
          <w:b/>
          <w:bCs/>
          <w:color w:val="171717" w:themeColor="background2" w:themeShade="1A"/>
          <w:sz w:val="36"/>
          <w:szCs w:val="36"/>
        </w:rPr>
        <w:t>recursively</w:t>
      </w:r>
      <w:r w:rsidRPr="00E4456B">
        <w:rPr>
          <w:rFonts w:cstheme="minorHAnsi" w:hint="cs"/>
          <w:b/>
          <w:bCs/>
          <w:color w:val="171717" w:themeColor="background2" w:themeShade="1A"/>
          <w:sz w:val="36"/>
          <w:szCs w:val="36"/>
          <w:rtl/>
        </w:rPr>
        <w:t>" لأيجاد مكان فارغ اخر وحله , وسيتم ارجاع "</w:t>
      </w:r>
      <w:r w:rsidRPr="00E4456B">
        <w:rPr>
          <w:rFonts w:cstheme="minorHAnsi"/>
          <w:b/>
          <w:bCs/>
          <w:color w:val="171717" w:themeColor="background2" w:themeShade="1A"/>
          <w:sz w:val="36"/>
          <w:szCs w:val="36"/>
        </w:rPr>
        <w:t>true</w:t>
      </w:r>
      <w:r w:rsidRPr="00E4456B">
        <w:rPr>
          <w:rFonts w:cstheme="minorHAnsi" w:hint="cs"/>
          <w:b/>
          <w:bCs/>
          <w:color w:val="171717" w:themeColor="background2" w:themeShade="1A"/>
          <w:sz w:val="36"/>
          <w:szCs w:val="36"/>
          <w:rtl/>
        </w:rPr>
        <w:t>" .</w:t>
      </w:r>
    </w:p>
    <w:p w14:paraId="4A565CA3"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ولكن في حالة كانت القيمة غير مناسبة وتم استخدام "</w:t>
      </w:r>
      <w:r w:rsidRPr="00E4456B">
        <w:rPr>
          <w:rFonts w:cstheme="minorHAnsi"/>
          <w:b/>
          <w:bCs/>
          <w:color w:val="171717" w:themeColor="background2" w:themeShade="1A"/>
          <w:sz w:val="36"/>
          <w:szCs w:val="36"/>
        </w:rPr>
        <w:t>recursion</w:t>
      </w:r>
      <w:r w:rsidRPr="00E4456B">
        <w:rPr>
          <w:rFonts w:cstheme="minorHAnsi" w:hint="cs"/>
          <w:b/>
          <w:bCs/>
          <w:color w:val="171717" w:themeColor="background2" w:themeShade="1A"/>
          <w:sz w:val="36"/>
          <w:szCs w:val="36"/>
          <w:rtl/>
        </w:rPr>
        <w:t xml:space="preserve">" للدالة </w:t>
      </w:r>
      <w:r w:rsidRPr="00E4456B">
        <w:rPr>
          <w:rFonts w:cstheme="minorHAnsi"/>
          <w:b/>
          <w:bCs/>
          <w:color w:val="000000" w:themeColor="text1"/>
          <w:sz w:val="36"/>
          <w:szCs w:val="36"/>
        </w:rPr>
        <w:t>"solve_sudoku"</w:t>
      </w:r>
      <w:r w:rsidRPr="00E4456B">
        <w:rPr>
          <w:rFonts w:cstheme="minorHAnsi" w:hint="cs"/>
          <w:b/>
          <w:bCs/>
          <w:color w:val="171717" w:themeColor="background2" w:themeShade="1A"/>
          <w:sz w:val="36"/>
          <w:szCs w:val="36"/>
          <w:rtl/>
        </w:rPr>
        <w:t xml:space="preserve"> والمرور على جميع القيم في المجال </w:t>
      </w:r>
      <w:r w:rsidRPr="00E4456B">
        <w:rPr>
          <w:rFonts w:ascii="Consolas" w:hAnsi="Consolas"/>
          <w:color w:val="171717" w:themeColor="background2" w:themeShade="1A"/>
          <w:sz w:val="36"/>
          <w:szCs w:val="36"/>
          <w:shd w:val="clear" w:color="auto" w:fill="FFFFFF"/>
        </w:rPr>
        <w:t>1, 2, 3, ... 9)</w:t>
      </w:r>
      <w:r w:rsidRPr="00E4456B">
        <w:rPr>
          <w:rFonts w:cstheme="minorHAnsi" w:hint="cs"/>
          <w:b/>
          <w:bCs/>
          <w:color w:val="171717" w:themeColor="background2" w:themeShade="1A"/>
          <w:sz w:val="36"/>
          <w:szCs w:val="36"/>
          <w:rtl/>
        </w:rPr>
        <w:t xml:space="preserve">) سيتم اسناد "1-" لهذا المكان وهذا يعني جعله فارغ والرجوع الى المكان السابق وإعادة جميع العمليات المذكورة مسبقا ليتم التحقق م اذا كانت هناك فيمة أخرى مناسبة . </w:t>
      </w:r>
    </w:p>
    <w:p w14:paraId="6E2CB081"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lastRenderedPageBreak/>
        <w:t>وهنا تم تطبيق خوارزمية أساس مشروعنا في الذكاء الاصطناعي وهي "</w:t>
      </w:r>
      <w:r w:rsidRPr="00E4456B">
        <w:rPr>
          <w:rFonts w:cstheme="minorHAnsi"/>
          <w:b/>
          <w:bCs/>
          <w:color w:val="000000" w:themeColor="text1"/>
          <w:sz w:val="36"/>
          <w:szCs w:val="36"/>
        </w:rPr>
        <w:t xml:space="preserve"> backtracking algorithm</w:t>
      </w:r>
      <w:r w:rsidRPr="00E4456B">
        <w:rPr>
          <w:rFonts w:cstheme="minorHAnsi" w:hint="cs"/>
          <w:b/>
          <w:bCs/>
          <w:color w:val="000000" w:themeColor="text1"/>
          <w:sz w:val="36"/>
          <w:szCs w:val="36"/>
          <w:rtl/>
        </w:rPr>
        <w:t xml:space="preserve">" . </w:t>
      </w:r>
    </w:p>
    <w:p w14:paraId="437C3628"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hint="cs"/>
          <w:b/>
          <w:bCs/>
          <w:color w:val="171717" w:themeColor="background2" w:themeShade="1A"/>
          <w:sz w:val="36"/>
          <w:szCs w:val="36"/>
          <w:rtl/>
        </w:rPr>
        <w:t>في الأخير سيتم ارجاع "</w:t>
      </w:r>
      <w:r w:rsidRPr="00E4456B">
        <w:rPr>
          <w:rFonts w:cstheme="minorHAnsi"/>
          <w:b/>
          <w:bCs/>
          <w:color w:val="171717" w:themeColor="background2" w:themeShade="1A"/>
          <w:sz w:val="36"/>
          <w:szCs w:val="36"/>
        </w:rPr>
        <w:t>FAULT</w:t>
      </w:r>
      <w:r w:rsidRPr="00E4456B">
        <w:rPr>
          <w:rFonts w:cstheme="minorHAnsi" w:hint="cs"/>
          <w:b/>
          <w:bCs/>
          <w:color w:val="171717" w:themeColor="background2" w:themeShade="1A"/>
          <w:sz w:val="36"/>
          <w:szCs w:val="36"/>
          <w:rtl/>
        </w:rPr>
        <w:t>" اذا لم يستطيع حل اللعبة .</w:t>
      </w:r>
    </w:p>
    <w:p w14:paraId="0F366896" w14:textId="77777777" w:rsidR="00E4456B" w:rsidRPr="00E4456B" w:rsidRDefault="00E4456B" w:rsidP="00E4456B">
      <w:pPr>
        <w:rPr>
          <w:rFonts w:cstheme="minorHAnsi"/>
          <w:b/>
          <w:bCs/>
          <w:color w:val="FF33CC"/>
          <w:sz w:val="36"/>
          <w:szCs w:val="36"/>
          <w:rtl/>
        </w:rPr>
      </w:pPr>
    </w:p>
    <w:p w14:paraId="355703FB" w14:textId="77777777" w:rsidR="00E4456B" w:rsidRPr="00E4456B" w:rsidRDefault="00E4456B" w:rsidP="00E4456B">
      <w:pPr>
        <w:rPr>
          <w:rFonts w:cstheme="minorHAnsi"/>
          <w:b/>
          <w:bCs/>
          <w:color w:val="FF33CC"/>
          <w:sz w:val="36"/>
          <w:szCs w:val="36"/>
          <w:rtl/>
        </w:rPr>
      </w:pPr>
    </w:p>
    <w:p w14:paraId="66408494" w14:textId="07157533" w:rsidR="00E4456B" w:rsidRPr="00E4456B" w:rsidRDefault="00E4456B" w:rsidP="00E4456B">
      <w:pPr>
        <w:jc w:val="center"/>
        <w:rPr>
          <w:rFonts w:cstheme="minorHAnsi"/>
          <w:b/>
          <w:bCs/>
          <w:color w:val="FF33CC"/>
          <w:sz w:val="36"/>
          <w:szCs w:val="36"/>
          <w:rtl/>
        </w:rPr>
      </w:pPr>
      <w:r w:rsidRPr="00E4456B">
        <w:rPr>
          <w:rFonts w:cs="Calibri"/>
          <w:b/>
          <w:bCs/>
          <w:noProof/>
          <w:color w:val="000000" w:themeColor="text1"/>
          <w:sz w:val="36"/>
          <w:szCs w:val="36"/>
          <w:rtl/>
        </w:rPr>
        <w:drawing>
          <wp:inline distT="0" distB="0" distL="0" distR="0" wp14:anchorId="3717AB8A" wp14:editId="57071041">
            <wp:extent cx="5385816" cy="5640502"/>
            <wp:effectExtent l="0" t="0" r="5715"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8"/>
                    <a:stretch>
                      <a:fillRect/>
                    </a:stretch>
                  </pic:blipFill>
                  <pic:spPr>
                    <a:xfrm>
                      <a:off x="0" y="0"/>
                      <a:ext cx="5425493" cy="5682055"/>
                    </a:xfrm>
                    <a:prstGeom prst="rect">
                      <a:avLst/>
                    </a:prstGeom>
                  </pic:spPr>
                </pic:pic>
              </a:graphicData>
            </a:graphic>
          </wp:inline>
        </w:drawing>
      </w:r>
    </w:p>
    <w:p w14:paraId="542B1E25" w14:textId="77777777" w:rsidR="00E4456B" w:rsidRPr="00E4456B" w:rsidRDefault="00E4456B" w:rsidP="00E4456B">
      <w:pPr>
        <w:jc w:val="center"/>
        <w:rPr>
          <w:rFonts w:cstheme="minorHAnsi"/>
          <w:b/>
          <w:bCs/>
          <w:color w:val="FF33CC"/>
          <w:sz w:val="36"/>
          <w:szCs w:val="36"/>
          <w:rtl/>
        </w:rPr>
      </w:pPr>
    </w:p>
    <w:p w14:paraId="15305F5D" w14:textId="77777777" w:rsidR="00E4456B" w:rsidRPr="00E4456B" w:rsidRDefault="00E4456B" w:rsidP="00E4456B">
      <w:pPr>
        <w:jc w:val="right"/>
        <w:rPr>
          <w:rFonts w:cstheme="minorHAnsi"/>
          <w:b/>
          <w:bCs/>
          <w:color w:val="171717" w:themeColor="background2" w:themeShade="1A"/>
          <w:sz w:val="36"/>
          <w:szCs w:val="36"/>
          <w:rtl/>
        </w:rPr>
      </w:pPr>
      <w:r w:rsidRPr="00E4456B">
        <w:rPr>
          <w:rFonts w:cstheme="minorHAnsi"/>
          <w:b/>
          <w:bCs/>
          <w:color w:val="FF33CC"/>
          <w:sz w:val="36"/>
          <w:szCs w:val="36"/>
        </w:rPr>
        <w:lastRenderedPageBreak/>
        <w:t>function "is_valid"</w:t>
      </w:r>
    </w:p>
    <w:p w14:paraId="7BC7382A"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Check the assigned value for the row, column, and cell 3 * 3.</w:t>
      </w:r>
      <w:r w:rsidRPr="00E4456B">
        <w:rPr>
          <w:rFonts w:cs="Calibri"/>
          <w:b/>
          <w:bCs/>
          <w:color w:val="171717" w:themeColor="background2" w:themeShade="1A"/>
          <w:sz w:val="36"/>
          <w:szCs w:val="36"/>
          <w:rtl/>
        </w:rPr>
        <w:t xml:space="preserve"> </w:t>
      </w:r>
    </w:p>
    <w:p w14:paraId="24C2AB1B"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It will pass the row, column, value and "puzzle" and return true or false.</w:t>
      </w:r>
    </w:p>
    <w:p w14:paraId="5B2AEA6C"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First you will check the value for the row:</w:t>
      </w:r>
    </w:p>
    <w:p w14:paraId="1870133E"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It will take 'puzzle' and find the row from it, check if the value is in that row it will return an error.</w:t>
      </w:r>
    </w:p>
    <w:p w14:paraId="1E9EFB7B" w14:textId="77777777" w:rsidR="00E4456B" w:rsidRPr="00E4456B" w:rsidRDefault="00E4456B" w:rsidP="00E4456B">
      <w:pPr>
        <w:jc w:val="right"/>
        <w:rPr>
          <w:rFonts w:cstheme="minorHAnsi"/>
          <w:b/>
          <w:bCs/>
          <w:color w:val="171717" w:themeColor="background2" w:themeShade="1A"/>
          <w:sz w:val="36"/>
          <w:szCs w:val="36"/>
          <w:rtl/>
        </w:rPr>
      </w:pPr>
    </w:p>
    <w:p w14:paraId="54225BE0"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Second, the value will be checked for the column:</w:t>
      </w:r>
    </w:p>
    <w:p w14:paraId="452B7113" w14:textId="77777777" w:rsidR="00E4456B" w:rsidRPr="00E4456B" w:rsidRDefault="00E4456B" w:rsidP="00E4456B">
      <w:pPr>
        <w:jc w:val="right"/>
        <w:rPr>
          <w:rFonts w:cstheme="minorHAnsi"/>
          <w:b/>
          <w:bCs/>
          <w:color w:val="171717" w:themeColor="background2" w:themeShade="1A"/>
          <w:sz w:val="36"/>
          <w:szCs w:val="36"/>
          <w:rtl/>
        </w:rPr>
      </w:pPr>
      <w:r w:rsidRPr="00E4456B">
        <w:rPr>
          <w:rFonts w:cs="Calibri"/>
          <w:b/>
          <w:bCs/>
          <w:color w:val="171717" w:themeColor="background2" w:themeShade="1A"/>
          <w:sz w:val="36"/>
          <w:szCs w:val="36"/>
          <w:rtl/>
        </w:rPr>
        <w:t xml:space="preserve"> </w:t>
      </w:r>
      <w:r w:rsidRPr="00E4456B">
        <w:rPr>
          <w:rFonts w:cstheme="minorHAnsi"/>
          <w:b/>
          <w:bCs/>
          <w:color w:val="171717" w:themeColor="background2" w:themeShade="1A"/>
          <w:sz w:val="36"/>
          <w:szCs w:val="36"/>
        </w:rPr>
        <w:t>In the column is not checked directly as it was in the row</w:t>
      </w:r>
    </w:p>
    <w:p w14:paraId="2E9DB16E" w14:textId="77777777" w:rsidR="00E4456B" w:rsidRPr="00E4456B" w:rsidRDefault="00E4456B" w:rsidP="00E4456B">
      <w:pPr>
        <w:jc w:val="right"/>
        <w:rPr>
          <w:rFonts w:cstheme="minorHAnsi"/>
          <w:b/>
          <w:bCs/>
          <w:color w:val="171717" w:themeColor="background2" w:themeShade="1A"/>
          <w:sz w:val="36"/>
          <w:szCs w:val="36"/>
          <w:rtl/>
        </w:rPr>
      </w:pPr>
      <w:r w:rsidRPr="00E4456B">
        <w:rPr>
          <w:rFonts w:cstheme="minorHAnsi"/>
          <w:b/>
          <w:bCs/>
          <w:color w:val="171717" w:themeColor="background2" w:themeShade="1A"/>
          <w:sz w:val="36"/>
          <w:szCs w:val="36"/>
        </w:rPr>
        <w:t>It will be checked by the row's significance, it will take "puzzle" on the i row and the given column, it will pass through all the rows by "for loop" finding the column by its semantics and checking the value if it is in this column it will return "fault".</w:t>
      </w:r>
    </w:p>
    <w:p w14:paraId="72ACA665" w14:textId="77777777" w:rsidR="00E4456B" w:rsidRPr="00E4456B" w:rsidRDefault="00E4456B" w:rsidP="00E4456B">
      <w:pPr>
        <w:jc w:val="right"/>
        <w:rPr>
          <w:rFonts w:cstheme="minorHAnsi"/>
          <w:b/>
          <w:bCs/>
          <w:color w:val="171717" w:themeColor="background2" w:themeShade="1A"/>
          <w:sz w:val="36"/>
          <w:szCs w:val="36"/>
          <w:rtl/>
        </w:rPr>
      </w:pPr>
    </w:p>
    <w:p w14:paraId="64785DEF"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Third, cell examination 3 * 3:</w:t>
      </w:r>
    </w:p>
    <w:p w14:paraId="78B893BB" w14:textId="77777777" w:rsidR="00E4456B" w:rsidRPr="00E4456B" w:rsidRDefault="00E4456B" w:rsidP="00E4456B">
      <w:pPr>
        <w:jc w:val="right"/>
        <w:rPr>
          <w:rFonts w:cstheme="minorHAnsi"/>
          <w:b/>
          <w:bCs/>
          <w:color w:val="171717" w:themeColor="background2" w:themeShade="1A"/>
          <w:sz w:val="36"/>
          <w:szCs w:val="36"/>
          <w:rtl/>
        </w:rPr>
      </w:pPr>
      <w:r w:rsidRPr="00E4456B">
        <w:rPr>
          <w:rFonts w:cstheme="minorHAnsi"/>
          <w:b/>
          <w:bCs/>
          <w:color w:val="171717" w:themeColor="background2" w:themeShade="1A"/>
          <w:sz w:val="36"/>
          <w:szCs w:val="36"/>
        </w:rPr>
        <w:t xml:space="preserve">The number 3 will be dealt with because the board of our game is 9 * 9 and one cell is 3 * 3, the area of ​​​​one cell will be found by dividing the given row and column by 3 and then multiplying it by 3, after that the row and column will be passed through The "for loop" method and comparing it with the value in case it is equal, will return "fault", meaning that </w:t>
      </w:r>
      <w:r w:rsidRPr="00E4456B">
        <w:rPr>
          <w:rFonts w:cstheme="minorHAnsi"/>
          <w:b/>
          <w:bCs/>
          <w:color w:val="171717" w:themeColor="background2" w:themeShade="1A"/>
          <w:sz w:val="36"/>
          <w:szCs w:val="36"/>
        </w:rPr>
        <w:lastRenderedPageBreak/>
        <w:t>the value is already in the cell, and this violates the terms of the game, and if it does not exist, it will return "true".</w:t>
      </w:r>
    </w:p>
    <w:p w14:paraId="5C085B14" w14:textId="77777777" w:rsidR="00E4456B" w:rsidRPr="00E4456B" w:rsidRDefault="00E4456B" w:rsidP="00E4456B">
      <w:pPr>
        <w:jc w:val="center"/>
        <w:rPr>
          <w:rFonts w:cstheme="minorHAnsi"/>
          <w:b/>
          <w:bCs/>
          <w:color w:val="FF33CC"/>
          <w:sz w:val="36"/>
          <w:szCs w:val="36"/>
          <w:rtl/>
        </w:rPr>
      </w:pPr>
    </w:p>
    <w:p w14:paraId="479AE8B4" w14:textId="77777777" w:rsidR="00E4456B" w:rsidRPr="00E4456B" w:rsidRDefault="00E4456B" w:rsidP="00E4456B">
      <w:pPr>
        <w:rPr>
          <w:rFonts w:cstheme="minorHAnsi"/>
          <w:b/>
          <w:bCs/>
          <w:color w:val="FF33CC"/>
          <w:sz w:val="36"/>
          <w:szCs w:val="36"/>
          <w:rtl/>
        </w:rPr>
      </w:pPr>
      <w:r w:rsidRPr="00E4456B">
        <w:rPr>
          <w:rFonts w:cs="Calibri"/>
          <w:b/>
          <w:bCs/>
          <w:color w:val="FF33CC"/>
          <w:sz w:val="36"/>
          <w:szCs w:val="36"/>
          <w:rtl/>
        </w:rPr>
        <w:t>دالة "</w:t>
      </w:r>
      <w:r w:rsidRPr="00E4456B">
        <w:rPr>
          <w:rFonts w:cstheme="minorHAnsi"/>
          <w:b/>
          <w:bCs/>
          <w:color w:val="FF33CC"/>
          <w:sz w:val="36"/>
          <w:szCs w:val="36"/>
        </w:rPr>
        <w:t>is_valid</w:t>
      </w:r>
      <w:r w:rsidRPr="00E4456B">
        <w:rPr>
          <w:rFonts w:cs="Calibri"/>
          <w:b/>
          <w:bCs/>
          <w:color w:val="FF33CC"/>
          <w:sz w:val="36"/>
          <w:szCs w:val="36"/>
          <w:rtl/>
        </w:rPr>
        <w:t xml:space="preserve"> "</w:t>
      </w:r>
    </w:p>
    <w:p w14:paraId="1CDE2473"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 xml:space="preserve">تفحص القيمة المسنده بالنسبة للصف والعمود والخليه 3 *3 . </w:t>
      </w:r>
    </w:p>
    <w:p w14:paraId="11290834"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سيتم تمرير الصف والعمود والقيمة و "</w:t>
      </w:r>
      <w:r w:rsidRPr="00E4456B">
        <w:rPr>
          <w:rFonts w:cstheme="minorHAnsi"/>
          <w:b/>
          <w:bCs/>
          <w:color w:val="171717" w:themeColor="background2" w:themeShade="1A"/>
          <w:sz w:val="36"/>
          <w:szCs w:val="36"/>
        </w:rPr>
        <w:t>puzzle</w:t>
      </w:r>
      <w:r w:rsidRPr="00E4456B">
        <w:rPr>
          <w:rFonts w:cs="Calibri"/>
          <w:b/>
          <w:bCs/>
          <w:color w:val="171717" w:themeColor="background2" w:themeShade="1A"/>
          <w:sz w:val="36"/>
          <w:szCs w:val="36"/>
          <w:rtl/>
        </w:rPr>
        <w:t xml:space="preserve"> " وارجاع صح او خطأ . </w:t>
      </w:r>
    </w:p>
    <w:p w14:paraId="6E2C5DBF"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بالبداية ستفحص القيمة بالنسبة  للصف :</w:t>
      </w:r>
    </w:p>
    <w:p w14:paraId="371564B2"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ستأخذ "</w:t>
      </w:r>
      <w:r w:rsidRPr="00E4456B">
        <w:rPr>
          <w:rFonts w:cstheme="minorHAnsi"/>
          <w:b/>
          <w:bCs/>
          <w:color w:val="171717" w:themeColor="background2" w:themeShade="1A"/>
          <w:sz w:val="36"/>
          <w:szCs w:val="36"/>
        </w:rPr>
        <w:t>puzzle</w:t>
      </w:r>
      <w:r w:rsidRPr="00E4456B">
        <w:rPr>
          <w:rFonts w:cs="Calibri"/>
          <w:b/>
          <w:bCs/>
          <w:color w:val="171717" w:themeColor="background2" w:themeShade="1A"/>
          <w:sz w:val="36"/>
          <w:szCs w:val="36"/>
          <w:rtl/>
        </w:rPr>
        <w:t xml:space="preserve"> " و اوجد منه الصف ، يأفحص ما اذا كانت القيمة في هذا الصف فسيتم ارجاع خطأ . </w:t>
      </w:r>
    </w:p>
    <w:p w14:paraId="4AC4C154" w14:textId="77777777" w:rsidR="00E4456B" w:rsidRPr="00E4456B" w:rsidRDefault="00E4456B" w:rsidP="00E4456B">
      <w:pPr>
        <w:rPr>
          <w:rFonts w:cstheme="minorHAnsi"/>
          <w:b/>
          <w:bCs/>
          <w:color w:val="171717" w:themeColor="background2" w:themeShade="1A"/>
          <w:sz w:val="36"/>
          <w:szCs w:val="36"/>
          <w:rtl/>
        </w:rPr>
      </w:pPr>
    </w:p>
    <w:p w14:paraId="793983FC"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ثانيا سيتم فحص القيمة بالنسبة للعمود:</w:t>
      </w:r>
    </w:p>
    <w:p w14:paraId="2E895DE6"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 xml:space="preserve"> في العمود لايتم الفحص مباشره كما كان في الصف .</w:t>
      </w:r>
    </w:p>
    <w:p w14:paraId="66E40410"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سيتم فحصه بدلالة الصف ، سيأخذ "</w:t>
      </w:r>
      <w:r w:rsidRPr="00E4456B">
        <w:rPr>
          <w:rFonts w:cstheme="minorHAnsi"/>
          <w:b/>
          <w:bCs/>
          <w:color w:val="171717" w:themeColor="background2" w:themeShade="1A"/>
          <w:sz w:val="36"/>
          <w:szCs w:val="36"/>
        </w:rPr>
        <w:t>puzzle</w:t>
      </w:r>
      <w:r w:rsidRPr="00E4456B">
        <w:rPr>
          <w:rFonts w:cs="Calibri"/>
          <w:b/>
          <w:bCs/>
          <w:color w:val="171717" w:themeColor="background2" w:themeShade="1A"/>
          <w:sz w:val="36"/>
          <w:szCs w:val="36"/>
          <w:rtl/>
        </w:rPr>
        <w:t xml:space="preserve"> " عند صف </w:t>
      </w:r>
      <w:r w:rsidRPr="00E4456B">
        <w:rPr>
          <w:rFonts w:cstheme="minorHAnsi"/>
          <w:b/>
          <w:bCs/>
          <w:color w:val="171717" w:themeColor="background2" w:themeShade="1A"/>
          <w:sz w:val="36"/>
          <w:szCs w:val="36"/>
        </w:rPr>
        <w:t>i</w:t>
      </w:r>
      <w:r w:rsidRPr="00E4456B">
        <w:rPr>
          <w:rFonts w:cs="Calibri"/>
          <w:b/>
          <w:bCs/>
          <w:color w:val="171717" w:themeColor="background2" w:themeShade="1A"/>
          <w:sz w:val="36"/>
          <w:szCs w:val="36"/>
          <w:rtl/>
        </w:rPr>
        <w:t xml:space="preserve">  والعمود المعطى ، ويتم المرور على جميع الصفوف عن طريق "</w:t>
      </w:r>
      <w:r w:rsidRPr="00E4456B">
        <w:rPr>
          <w:rFonts w:cstheme="minorHAnsi"/>
          <w:b/>
          <w:bCs/>
          <w:color w:val="171717" w:themeColor="background2" w:themeShade="1A"/>
          <w:sz w:val="36"/>
          <w:szCs w:val="36"/>
        </w:rPr>
        <w:t>for loop</w:t>
      </w:r>
      <w:r w:rsidRPr="00E4456B">
        <w:rPr>
          <w:rFonts w:cs="Calibri"/>
          <w:b/>
          <w:bCs/>
          <w:color w:val="171717" w:themeColor="background2" w:themeShade="1A"/>
          <w:sz w:val="36"/>
          <w:szCs w:val="36"/>
          <w:rtl/>
        </w:rPr>
        <w:t xml:space="preserve"> " زايجاد العمود بدلالتها وفحص القيمه في حالة كانت في هذا العمود سيتم ارجاع "</w:t>
      </w:r>
      <w:r w:rsidRPr="00E4456B">
        <w:rPr>
          <w:rFonts w:cstheme="minorHAnsi"/>
          <w:b/>
          <w:bCs/>
          <w:color w:val="171717" w:themeColor="background2" w:themeShade="1A"/>
          <w:sz w:val="36"/>
          <w:szCs w:val="36"/>
        </w:rPr>
        <w:t>fault</w:t>
      </w:r>
      <w:r w:rsidRPr="00E4456B">
        <w:rPr>
          <w:rFonts w:cs="Calibri"/>
          <w:b/>
          <w:bCs/>
          <w:color w:val="171717" w:themeColor="background2" w:themeShade="1A"/>
          <w:sz w:val="36"/>
          <w:szCs w:val="36"/>
          <w:rtl/>
        </w:rPr>
        <w:t xml:space="preserve"> " </w:t>
      </w:r>
    </w:p>
    <w:p w14:paraId="547CCCE7" w14:textId="77777777" w:rsidR="00E4456B" w:rsidRPr="00E4456B" w:rsidRDefault="00E4456B" w:rsidP="00E4456B">
      <w:pPr>
        <w:rPr>
          <w:rFonts w:cstheme="minorHAnsi"/>
          <w:b/>
          <w:bCs/>
          <w:color w:val="171717" w:themeColor="background2" w:themeShade="1A"/>
          <w:sz w:val="36"/>
          <w:szCs w:val="36"/>
          <w:rtl/>
        </w:rPr>
      </w:pPr>
    </w:p>
    <w:p w14:paraId="52CD93C2"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ثالثا فحص الخليه 3 *3  :</w:t>
      </w:r>
    </w:p>
    <w:p w14:paraId="33AA4B26"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سيتم التعامل مع رقم 3 لان لوحة لعبتنا عبارة عن 9 *9  و الخلية الواحده عبارة عن 3 *3  ، سيتم ايجاد مجال الخليه الواحده عن طريق قسمة الصف والعمود المعطى على 3  ثم ضربه في 3 ، بعد ذلك سيتم المرور على كل من الصف والعمود عن طريق "</w:t>
      </w:r>
      <w:r w:rsidRPr="00E4456B">
        <w:rPr>
          <w:rFonts w:cstheme="minorHAnsi"/>
          <w:b/>
          <w:bCs/>
          <w:color w:val="171717" w:themeColor="background2" w:themeShade="1A"/>
          <w:sz w:val="36"/>
          <w:szCs w:val="36"/>
        </w:rPr>
        <w:t>for loop</w:t>
      </w:r>
      <w:r w:rsidRPr="00E4456B">
        <w:rPr>
          <w:rFonts w:cs="Calibri"/>
          <w:b/>
          <w:bCs/>
          <w:color w:val="171717" w:themeColor="background2" w:themeShade="1A"/>
          <w:sz w:val="36"/>
          <w:szCs w:val="36"/>
          <w:rtl/>
        </w:rPr>
        <w:t xml:space="preserve"> " ومقارنته في القيمة في حالة كانت مساوية سيتم ارجاع "</w:t>
      </w:r>
      <w:r w:rsidRPr="00E4456B">
        <w:rPr>
          <w:rFonts w:cstheme="minorHAnsi"/>
          <w:b/>
          <w:bCs/>
          <w:color w:val="171717" w:themeColor="background2" w:themeShade="1A"/>
          <w:sz w:val="36"/>
          <w:szCs w:val="36"/>
        </w:rPr>
        <w:t>fault</w:t>
      </w:r>
      <w:r w:rsidRPr="00E4456B">
        <w:rPr>
          <w:rFonts w:cs="Calibri"/>
          <w:b/>
          <w:bCs/>
          <w:color w:val="171717" w:themeColor="background2" w:themeShade="1A"/>
          <w:sz w:val="36"/>
          <w:szCs w:val="36"/>
          <w:rtl/>
        </w:rPr>
        <w:t xml:space="preserve"> " يعني ان القيمه موجودة في الخليه مسبقا وهذا يخالف شروط اللعبة واذا كانت غير موجوده فسيتم ارجاع "</w:t>
      </w:r>
      <w:r w:rsidRPr="00E4456B">
        <w:rPr>
          <w:rFonts w:cstheme="minorHAnsi"/>
          <w:b/>
          <w:bCs/>
          <w:color w:val="171717" w:themeColor="background2" w:themeShade="1A"/>
          <w:sz w:val="36"/>
          <w:szCs w:val="36"/>
        </w:rPr>
        <w:t>true</w:t>
      </w:r>
      <w:r w:rsidRPr="00E4456B">
        <w:rPr>
          <w:rFonts w:cs="Calibri"/>
          <w:b/>
          <w:bCs/>
          <w:color w:val="171717" w:themeColor="background2" w:themeShade="1A"/>
          <w:sz w:val="36"/>
          <w:szCs w:val="36"/>
          <w:rtl/>
        </w:rPr>
        <w:t xml:space="preserve"> " .</w:t>
      </w:r>
    </w:p>
    <w:p w14:paraId="2711CA32" w14:textId="77777777" w:rsidR="00E4456B" w:rsidRPr="00E4456B" w:rsidRDefault="00E4456B" w:rsidP="00E4456B">
      <w:pPr>
        <w:jc w:val="center"/>
        <w:rPr>
          <w:rFonts w:cstheme="minorHAnsi"/>
          <w:b/>
          <w:bCs/>
          <w:color w:val="171717" w:themeColor="background2" w:themeShade="1A"/>
          <w:sz w:val="36"/>
          <w:szCs w:val="36"/>
          <w:rtl/>
        </w:rPr>
      </w:pPr>
      <w:r w:rsidRPr="00E4456B">
        <w:rPr>
          <w:rFonts w:cs="Calibri"/>
          <w:b/>
          <w:bCs/>
          <w:noProof/>
          <w:color w:val="171717" w:themeColor="background2" w:themeShade="1A"/>
          <w:sz w:val="36"/>
          <w:szCs w:val="36"/>
          <w:rtl/>
        </w:rPr>
        <w:lastRenderedPageBreak/>
        <w:drawing>
          <wp:inline distT="0" distB="0" distL="0" distR="0" wp14:anchorId="3C34E0A7" wp14:editId="41A61401">
            <wp:extent cx="5989320" cy="3437886"/>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6010082" cy="3449803"/>
                    </a:xfrm>
                    <a:prstGeom prst="rect">
                      <a:avLst/>
                    </a:prstGeom>
                  </pic:spPr>
                </pic:pic>
              </a:graphicData>
            </a:graphic>
          </wp:inline>
        </w:drawing>
      </w:r>
    </w:p>
    <w:p w14:paraId="7086AE63"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This is an example given for the game board in our project, it is a board that has more than one solution, as far as we know that it is not professional because the professional board has only one solution and in case of changing any value it will give “fault”, but in our example this can be changed the value and it will give us another solution as we will explain right Now.</w:t>
      </w:r>
    </w:p>
    <w:p w14:paraId="79DCFE14" w14:textId="77777777" w:rsidR="00E4456B" w:rsidRPr="00E4456B" w:rsidRDefault="00E4456B" w:rsidP="00E4456B">
      <w:pPr>
        <w:jc w:val="right"/>
        <w:rPr>
          <w:rFonts w:cstheme="minorHAnsi"/>
          <w:b/>
          <w:bCs/>
          <w:color w:val="171717" w:themeColor="background2" w:themeShade="1A"/>
          <w:sz w:val="36"/>
          <w:szCs w:val="36"/>
        </w:rPr>
      </w:pPr>
    </w:p>
    <w:p w14:paraId="2E0C37AF"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هذه هي مثال المعطى للوحة اللعبة في مشروعنا ، انها لوحة لها اكثر من حل ، على حد علمنا انها ليست احترافيه لان اللوحة الاحترافي</w:t>
      </w:r>
      <w:r w:rsidRPr="00E4456B">
        <w:rPr>
          <w:rFonts w:cs="Calibri" w:hint="cs"/>
          <w:b/>
          <w:bCs/>
          <w:color w:val="171717" w:themeColor="background2" w:themeShade="1A"/>
          <w:sz w:val="36"/>
          <w:szCs w:val="36"/>
          <w:rtl/>
        </w:rPr>
        <w:t>ة</w:t>
      </w:r>
      <w:r w:rsidRPr="00E4456B">
        <w:rPr>
          <w:rFonts w:cs="Calibri"/>
          <w:b/>
          <w:bCs/>
          <w:color w:val="171717" w:themeColor="background2" w:themeShade="1A"/>
          <w:sz w:val="36"/>
          <w:szCs w:val="36"/>
          <w:rtl/>
        </w:rPr>
        <w:t xml:space="preserve"> لها حل واحد فقط وفي حالة تغيير اي قيمة ستعطي "</w:t>
      </w:r>
      <w:r w:rsidRPr="00E4456B">
        <w:rPr>
          <w:rFonts w:cs="Calibri"/>
          <w:b/>
          <w:bCs/>
          <w:color w:val="171717" w:themeColor="background2" w:themeShade="1A"/>
          <w:sz w:val="36"/>
          <w:szCs w:val="36"/>
        </w:rPr>
        <w:t>fault</w:t>
      </w:r>
      <w:r w:rsidRPr="00E4456B">
        <w:rPr>
          <w:rFonts w:cs="Calibri"/>
          <w:b/>
          <w:bCs/>
          <w:color w:val="171717" w:themeColor="background2" w:themeShade="1A"/>
          <w:sz w:val="36"/>
          <w:szCs w:val="36"/>
          <w:rtl/>
        </w:rPr>
        <w:t xml:space="preserve"> " ولكن في مثالنا هذا يمكن تغير القيم</w:t>
      </w:r>
      <w:r w:rsidRPr="00E4456B">
        <w:rPr>
          <w:rFonts w:cs="Calibri" w:hint="cs"/>
          <w:b/>
          <w:bCs/>
          <w:color w:val="171717" w:themeColor="background2" w:themeShade="1A"/>
          <w:sz w:val="36"/>
          <w:szCs w:val="36"/>
          <w:rtl/>
        </w:rPr>
        <w:t>ة</w:t>
      </w:r>
      <w:r w:rsidRPr="00E4456B">
        <w:rPr>
          <w:rFonts w:cs="Calibri"/>
          <w:b/>
          <w:bCs/>
          <w:color w:val="171717" w:themeColor="background2" w:themeShade="1A"/>
          <w:sz w:val="36"/>
          <w:szCs w:val="36"/>
          <w:rtl/>
        </w:rPr>
        <w:t xml:space="preserve"> وستعطينا حل اخر كما سنوضح الان . </w:t>
      </w:r>
    </w:p>
    <w:p w14:paraId="25C0F623" w14:textId="77777777" w:rsidR="00E4456B" w:rsidRPr="00E4456B" w:rsidRDefault="00E4456B" w:rsidP="00E4456B">
      <w:pPr>
        <w:jc w:val="center"/>
        <w:rPr>
          <w:rFonts w:cstheme="minorHAnsi"/>
          <w:b/>
          <w:bCs/>
          <w:color w:val="171717" w:themeColor="background2" w:themeShade="1A"/>
          <w:sz w:val="36"/>
          <w:szCs w:val="36"/>
          <w:rtl/>
        </w:rPr>
      </w:pPr>
    </w:p>
    <w:p w14:paraId="76AF7414" w14:textId="77777777" w:rsidR="00E4456B" w:rsidRPr="00E4456B" w:rsidRDefault="00E4456B" w:rsidP="00E4456B">
      <w:pPr>
        <w:jc w:val="center"/>
        <w:rPr>
          <w:rFonts w:cstheme="minorHAnsi"/>
          <w:b/>
          <w:bCs/>
          <w:color w:val="171717" w:themeColor="background2" w:themeShade="1A"/>
          <w:sz w:val="36"/>
          <w:szCs w:val="36"/>
          <w:rtl/>
        </w:rPr>
      </w:pPr>
      <w:r w:rsidRPr="00E4456B">
        <w:rPr>
          <w:rFonts w:cs="Calibri"/>
          <w:b/>
          <w:bCs/>
          <w:noProof/>
          <w:color w:val="E7E6E6" w:themeColor="background2"/>
          <w:sz w:val="36"/>
          <w:szCs w:val="36"/>
          <w:rtl/>
          <w:lang w:val="ar-SA"/>
        </w:rPr>
        <w:lastRenderedPageBreak/>
        <mc:AlternateContent>
          <mc:Choice Requires="wps">
            <w:drawing>
              <wp:anchor distT="0" distB="0" distL="114300" distR="114300" simplePos="0" relativeHeight="251687936" behindDoc="0" locked="0" layoutInCell="1" allowOverlap="1" wp14:anchorId="0700A1A7" wp14:editId="22B01A98">
                <wp:simplePos x="0" y="0"/>
                <wp:positionH relativeFrom="column">
                  <wp:posOffset>10195651</wp:posOffset>
                </wp:positionH>
                <wp:positionV relativeFrom="paragraph">
                  <wp:posOffset>2993844</wp:posOffset>
                </wp:positionV>
                <wp:extent cx="250371" cy="228600"/>
                <wp:effectExtent l="0" t="0" r="0" b="0"/>
                <wp:wrapNone/>
                <wp:docPr id="16" name="Rectangle 16"/>
                <wp:cNvGraphicFramePr/>
                <a:graphic xmlns:a="http://schemas.openxmlformats.org/drawingml/2006/main">
                  <a:graphicData uri="http://schemas.microsoft.com/office/word/2010/wordprocessingShape">
                    <wps:wsp>
                      <wps:cNvSpPr/>
                      <wps:spPr>
                        <a:xfrm>
                          <a:off x="0" y="0"/>
                          <a:ext cx="250371" cy="228600"/>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DE4D798" id="Rectangle 16" o:spid="_x0000_s1026" style="position:absolute;margin-left:802.8pt;margin-top:235.75pt;width:19.7pt;height:1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" fillcolor="#ed7d31 [3205]" stroked="f">
                <v:fill opacity="32896f"/>
              </v:rect>
            </w:pict>
          </mc:Fallback>
        </mc:AlternateContent>
      </w:r>
      <w:r w:rsidRPr="00E4456B">
        <w:rPr>
          <w:rFonts w:cs="Calibri"/>
          <w:b/>
          <w:bCs/>
          <w:noProof/>
          <w:color w:val="171717" w:themeColor="background2" w:themeShade="1A"/>
          <w:sz w:val="36"/>
          <w:szCs w:val="36"/>
          <w:rtl/>
        </w:rPr>
        <w:drawing>
          <wp:inline distT="0" distB="0" distL="0" distR="0" wp14:anchorId="24B04FC8" wp14:editId="2DD4C69A">
            <wp:extent cx="5189050" cy="2992628"/>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1"/>
                    <a:stretch>
                      <a:fillRect/>
                    </a:stretch>
                  </pic:blipFill>
                  <pic:spPr>
                    <a:xfrm>
                      <a:off x="0" y="0"/>
                      <a:ext cx="5203333" cy="3000865"/>
                    </a:xfrm>
                    <a:prstGeom prst="rect">
                      <a:avLst/>
                    </a:prstGeom>
                  </pic:spPr>
                </pic:pic>
              </a:graphicData>
            </a:graphic>
          </wp:inline>
        </w:drawing>
      </w:r>
    </w:p>
    <w:p w14:paraId="44051B87" w14:textId="77777777" w:rsidR="00E4456B" w:rsidRPr="00E4456B" w:rsidRDefault="00E4456B" w:rsidP="00E4456B">
      <w:pPr>
        <w:jc w:val="center"/>
        <w:rPr>
          <w:rFonts w:ascii="Segoe Script" w:hAnsi="Segoe Script" w:cstheme="minorHAnsi"/>
          <w:b/>
          <w:bCs/>
          <w:color w:val="FF33CC"/>
          <w:sz w:val="36"/>
          <w:szCs w:val="36"/>
          <w:rtl/>
        </w:rPr>
      </w:pPr>
      <w:r w:rsidRPr="00E4456B">
        <w:rPr>
          <w:rFonts w:ascii="Segoe Script" w:hAnsi="Segoe Script" w:cstheme="minorHAnsi"/>
          <w:b/>
          <w:bCs/>
          <w:color w:val="FF33CC"/>
          <w:sz w:val="36"/>
          <w:szCs w:val="36"/>
        </w:rPr>
        <w:t>Now let's play it</w:t>
      </w:r>
    </w:p>
    <w:p w14:paraId="12FDD20D" w14:textId="77777777" w:rsidR="00E4456B" w:rsidRPr="00E4456B" w:rsidRDefault="00E4456B" w:rsidP="00E4456B">
      <w:pPr>
        <w:jc w:val="right"/>
        <w:rPr>
          <w:rFonts w:cstheme="minorHAnsi"/>
          <w:b/>
          <w:bCs/>
          <w:color w:val="171717" w:themeColor="background2" w:themeShade="1A"/>
          <w:sz w:val="36"/>
          <w:szCs w:val="36"/>
        </w:rPr>
      </w:pPr>
      <w:r w:rsidRPr="00E4456B">
        <w:rPr>
          <w:rFonts w:cstheme="minorHAnsi"/>
          <w:b/>
          <w:bCs/>
          <w:color w:val="171717" w:themeColor="background2" w:themeShade="1A"/>
          <w:sz w:val="36"/>
          <w:szCs w:val="36"/>
        </w:rPr>
        <w:t>It's solved correct and return "true".</w:t>
      </w:r>
    </w:p>
    <w:p w14:paraId="2E70058E" w14:textId="77777777" w:rsidR="00E4456B" w:rsidRPr="00E4456B" w:rsidRDefault="00E4456B" w:rsidP="00E4456B">
      <w:pPr>
        <w:rPr>
          <w:rFonts w:cstheme="minorHAnsi"/>
          <w:b/>
          <w:bCs/>
          <w:color w:val="171717" w:themeColor="background2" w:themeShade="1A"/>
          <w:sz w:val="36"/>
          <w:szCs w:val="36"/>
          <w:rtl/>
        </w:rPr>
      </w:pPr>
      <w:r w:rsidRPr="00E4456B">
        <w:rPr>
          <w:rFonts w:cstheme="minorHAnsi"/>
          <w:b/>
          <w:bCs/>
          <w:color w:val="171717" w:themeColor="background2" w:themeShade="1A"/>
          <w:sz w:val="36"/>
          <w:szCs w:val="36"/>
        </w:rPr>
        <w:t xml:space="preserve"> </w:t>
      </w:r>
      <w:r w:rsidRPr="00E4456B">
        <w:rPr>
          <w:rFonts w:cstheme="minorHAnsi" w:hint="cs"/>
          <w:b/>
          <w:bCs/>
          <w:color w:val="171717" w:themeColor="background2" w:themeShade="1A"/>
          <w:sz w:val="36"/>
          <w:szCs w:val="36"/>
          <w:rtl/>
        </w:rPr>
        <w:t>تم حلها بشكل صحيح و ارجاع "</w:t>
      </w:r>
      <w:r w:rsidRPr="00E4456B">
        <w:rPr>
          <w:rFonts w:cstheme="minorHAnsi"/>
          <w:b/>
          <w:bCs/>
          <w:color w:val="171717" w:themeColor="background2" w:themeShade="1A"/>
          <w:sz w:val="36"/>
          <w:szCs w:val="36"/>
        </w:rPr>
        <w:t>true</w:t>
      </w:r>
      <w:r w:rsidRPr="00E4456B">
        <w:rPr>
          <w:rFonts w:cstheme="minorHAnsi" w:hint="cs"/>
          <w:b/>
          <w:bCs/>
          <w:color w:val="171717" w:themeColor="background2" w:themeShade="1A"/>
          <w:sz w:val="36"/>
          <w:szCs w:val="36"/>
          <w:rtl/>
        </w:rPr>
        <w:t>" .</w:t>
      </w:r>
    </w:p>
    <w:p w14:paraId="1A91E158" w14:textId="77777777" w:rsidR="00E4456B" w:rsidRPr="00E4456B" w:rsidRDefault="00E4456B" w:rsidP="00E4456B">
      <w:pPr>
        <w:jc w:val="center"/>
        <w:rPr>
          <w:rFonts w:cstheme="minorHAnsi"/>
          <w:b/>
          <w:bCs/>
          <w:color w:val="171717" w:themeColor="background2" w:themeShade="1A"/>
          <w:sz w:val="36"/>
          <w:szCs w:val="36"/>
        </w:rPr>
      </w:pPr>
      <w:r w:rsidRPr="00E4456B">
        <w:rPr>
          <w:rFonts w:cs="Calibri"/>
          <w:b/>
          <w:bCs/>
          <w:noProof/>
          <w:color w:val="171717" w:themeColor="background2" w:themeShade="1A"/>
          <w:sz w:val="36"/>
          <w:szCs w:val="36"/>
          <w:rtl/>
        </w:rPr>
        <w:drawing>
          <wp:inline distT="0" distB="0" distL="0" distR="0" wp14:anchorId="3C92E238" wp14:editId="60835B80">
            <wp:extent cx="4664527" cy="2727864"/>
            <wp:effectExtent l="0" t="0" r="317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a:stretch>
                      <a:fillRect/>
                    </a:stretch>
                  </pic:blipFill>
                  <pic:spPr>
                    <a:xfrm>
                      <a:off x="0" y="0"/>
                      <a:ext cx="4685030" cy="2739854"/>
                    </a:xfrm>
                    <a:prstGeom prst="rect">
                      <a:avLst/>
                    </a:prstGeom>
                  </pic:spPr>
                </pic:pic>
              </a:graphicData>
            </a:graphic>
          </wp:inline>
        </w:drawing>
      </w:r>
    </w:p>
    <w:p w14:paraId="697EAEC1" w14:textId="77777777" w:rsidR="00E4456B" w:rsidRPr="00E4456B" w:rsidRDefault="00E4456B" w:rsidP="00E4456B">
      <w:pPr>
        <w:jc w:val="center"/>
        <w:rPr>
          <w:rFonts w:cstheme="minorHAnsi"/>
          <w:b/>
          <w:bCs/>
          <w:color w:val="171717" w:themeColor="background2" w:themeShade="1A"/>
          <w:sz w:val="36"/>
          <w:szCs w:val="36"/>
        </w:rPr>
      </w:pPr>
    </w:p>
    <w:p w14:paraId="3C030E63" w14:textId="77777777" w:rsidR="00E4456B" w:rsidRPr="00E4456B" w:rsidRDefault="00E4456B" w:rsidP="00E4456B">
      <w:pPr>
        <w:jc w:val="right"/>
        <w:rPr>
          <w:rFonts w:cstheme="minorHAnsi"/>
          <w:b/>
          <w:bCs/>
          <w:color w:val="171717" w:themeColor="background2" w:themeShade="1A"/>
          <w:sz w:val="36"/>
          <w:szCs w:val="36"/>
          <w:rtl/>
        </w:rPr>
      </w:pPr>
      <w:r w:rsidRPr="00E4456B">
        <w:rPr>
          <w:rFonts w:cstheme="minorHAnsi"/>
          <w:b/>
          <w:bCs/>
          <w:color w:val="171717" w:themeColor="background2" w:themeShade="1A"/>
          <w:sz w:val="36"/>
          <w:szCs w:val="36"/>
        </w:rPr>
        <w:lastRenderedPageBreak/>
        <w:t>If you change number 2, for example, that points in orange color on the above, will give us another solution.</w:t>
      </w:r>
    </w:p>
    <w:p w14:paraId="5C4BB17F"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t>في حالة تغيير رقم 2 على سبيل المثال</w:t>
      </w:r>
      <w:r w:rsidRPr="00E4456B">
        <w:rPr>
          <w:rFonts w:cs="Calibri" w:hint="cs"/>
          <w:b/>
          <w:bCs/>
          <w:color w:val="171717" w:themeColor="background2" w:themeShade="1A"/>
          <w:sz w:val="36"/>
          <w:szCs w:val="36"/>
          <w:rtl/>
        </w:rPr>
        <w:t xml:space="preserve"> المشار اليه باللون البرتقالي في الأعلى ,</w:t>
      </w:r>
      <w:r w:rsidRPr="00E4456B">
        <w:rPr>
          <w:rFonts w:cs="Calibri"/>
          <w:b/>
          <w:bCs/>
          <w:color w:val="171717" w:themeColor="background2" w:themeShade="1A"/>
          <w:sz w:val="36"/>
          <w:szCs w:val="36"/>
          <w:rtl/>
        </w:rPr>
        <w:t xml:space="preserve"> ستعطينا حل اخر</w:t>
      </w:r>
      <w:r w:rsidRPr="00E4456B">
        <w:rPr>
          <w:rFonts w:cstheme="minorHAnsi" w:hint="cs"/>
          <w:b/>
          <w:bCs/>
          <w:color w:val="171717" w:themeColor="background2" w:themeShade="1A"/>
          <w:sz w:val="36"/>
          <w:szCs w:val="36"/>
          <w:rtl/>
        </w:rPr>
        <w:t>.</w:t>
      </w:r>
    </w:p>
    <w:p w14:paraId="5EE5448E" w14:textId="77777777" w:rsidR="00E4456B" w:rsidRPr="00E4456B" w:rsidRDefault="00E4456B" w:rsidP="00E4456B">
      <w:pPr>
        <w:rPr>
          <w:rFonts w:cstheme="minorHAnsi"/>
          <w:b/>
          <w:bCs/>
          <w:color w:val="171717" w:themeColor="background2" w:themeShade="1A"/>
          <w:sz w:val="36"/>
          <w:szCs w:val="36"/>
          <w:rtl/>
        </w:rPr>
      </w:pPr>
    </w:p>
    <w:p w14:paraId="1C83D940" w14:textId="77777777" w:rsidR="00E4456B" w:rsidRPr="00E4456B" w:rsidRDefault="00E4456B" w:rsidP="00E4456B">
      <w:pPr>
        <w:jc w:val="center"/>
        <w:rPr>
          <w:rFonts w:cstheme="minorHAnsi"/>
          <w:b/>
          <w:bCs/>
          <w:color w:val="171717" w:themeColor="background2" w:themeShade="1A"/>
          <w:sz w:val="36"/>
          <w:szCs w:val="36"/>
          <w:rtl/>
        </w:rPr>
      </w:pPr>
      <w:r w:rsidRPr="00E4456B">
        <w:rPr>
          <w:rFonts w:cs="Calibri"/>
          <w:b/>
          <w:bCs/>
          <w:noProof/>
          <w:color w:val="171717" w:themeColor="background2" w:themeShade="1A"/>
          <w:sz w:val="36"/>
          <w:szCs w:val="36"/>
          <w:rtl/>
        </w:rPr>
        <w:drawing>
          <wp:inline distT="0" distB="0" distL="0" distR="0" wp14:anchorId="33E85A62" wp14:editId="2A5A159E">
            <wp:extent cx="6204857" cy="5541818"/>
            <wp:effectExtent l="0" t="0" r="5715" b="1905"/>
            <wp:docPr id="15" name="Picture 15"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catter chart&#10;&#10;Description automatically generated"/>
                    <pic:cNvPicPr/>
                  </pic:nvPicPr>
                  <pic:blipFill>
                    <a:blip r:embed="rId23"/>
                    <a:stretch>
                      <a:fillRect/>
                    </a:stretch>
                  </pic:blipFill>
                  <pic:spPr>
                    <a:xfrm>
                      <a:off x="0" y="0"/>
                      <a:ext cx="6214470" cy="5550404"/>
                    </a:xfrm>
                    <a:prstGeom prst="rect">
                      <a:avLst/>
                    </a:prstGeom>
                  </pic:spPr>
                </pic:pic>
              </a:graphicData>
            </a:graphic>
          </wp:inline>
        </w:drawing>
      </w:r>
    </w:p>
    <w:p w14:paraId="093221AD" w14:textId="77777777" w:rsidR="00E4456B" w:rsidRPr="00E4456B" w:rsidRDefault="00E4456B" w:rsidP="00E4456B">
      <w:pPr>
        <w:jc w:val="right"/>
        <w:rPr>
          <w:rFonts w:cstheme="minorHAnsi"/>
          <w:b/>
          <w:bCs/>
          <w:color w:val="171717" w:themeColor="background2" w:themeShade="1A"/>
          <w:sz w:val="36"/>
          <w:szCs w:val="36"/>
          <w:rtl/>
        </w:rPr>
      </w:pPr>
      <w:r w:rsidRPr="00E4456B">
        <w:rPr>
          <w:rFonts w:cstheme="minorHAnsi"/>
          <w:b/>
          <w:bCs/>
          <w:color w:val="171717" w:themeColor="background2" w:themeShade="1A"/>
          <w:sz w:val="36"/>
          <w:szCs w:val="36"/>
        </w:rPr>
        <w:t>Now we will check if the function "is_valid" works</w:t>
      </w:r>
      <w:r w:rsidRPr="00E4456B">
        <w:rPr>
          <w:rFonts w:cs="Calibri"/>
          <w:b/>
          <w:bCs/>
          <w:color w:val="171717" w:themeColor="background2" w:themeShade="1A"/>
          <w:sz w:val="36"/>
          <w:szCs w:val="36"/>
          <w:rtl/>
        </w:rPr>
        <w:t>.</w:t>
      </w:r>
    </w:p>
    <w:p w14:paraId="6342B0E1" w14:textId="77777777" w:rsidR="00E4456B" w:rsidRPr="00E4456B" w:rsidRDefault="00E4456B" w:rsidP="00E4456B">
      <w:pPr>
        <w:jc w:val="center"/>
        <w:rPr>
          <w:rFonts w:cstheme="minorHAnsi"/>
          <w:b/>
          <w:bCs/>
          <w:color w:val="171717" w:themeColor="background2" w:themeShade="1A"/>
          <w:sz w:val="36"/>
          <w:szCs w:val="36"/>
          <w:rtl/>
        </w:rPr>
      </w:pPr>
    </w:p>
    <w:p w14:paraId="10888913" w14:textId="77777777" w:rsidR="00E4456B" w:rsidRPr="00E4456B" w:rsidRDefault="00E4456B" w:rsidP="00E4456B">
      <w:pPr>
        <w:rPr>
          <w:rFonts w:cstheme="minorHAnsi"/>
          <w:b/>
          <w:bCs/>
          <w:color w:val="171717" w:themeColor="background2" w:themeShade="1A"/>
          <w:sz w:val="36"/>
          <w:szCs w:val="36"/>
          <w:rtl/>
        </w:rPr>
      </w:pPr>
      <w:r w:rsidRPr="00E4456B">
        <w:rPr>
          <w:rFonts w:cs="Calibri"/>
          <w:b/>
          <w:bCs/>
          <w:color w:val="171717" w:themeColor="background2" w:themeShade="1A"/>
          <w:sz w:val="36"/>
          <w:szCs w:val="36"/>
          <w:rtl/>
        </w:rPr>
        <w:lastRenderedPageBreak/>
        <w:t>الان سنتحقق من عمل دالة "</w:t>
      </w:r>
      <w:r w:rsidRPr="00E4456B">
        <w:rPr>
          <w:rFonts w:cstheme="minorHAnsi"/>
          <w:b/>
          <w:bCs/>
          <w:color w:val="171717" w:themeColor="background2" w:themeShade="1A"/>
          <w:sz w:val="36"/>
          <w:szCs w:val="36"/>
        </w:rPr>
        <w:t>is_valid</w:t>
      </w:r>
      <w:r w:rsidRPr="00E4456B">
        <w:rPr>
          <w:rFonts w:cs="Calibri"/>
          <w:b/>
          <w:bCs/>
          <w:color w:val="171717" w:themeColor="background2" w:themeShade="1A"/>
          <w:sz w:val="36"/>
          <w:szCs w:val="36"/>
          <w:rtl/>
        </w:rPr>
        <w:t xml:space="preserve"> "</w:t>
      </w:r>
    </w:p>
    <w:p w14:paraId="60FF4F81" w14:textId="77777777" w:rsidR="00E4456B" w:rsidRPr="00E4456B" w:rsidRDefault="00E4456B" w:rsidP="00E4456B">
      <w:pPr>
        <w:jc w:val="center"/>
        <w:rPr>
          <w:rFonts w:cstheme="minorHAnsi"/>
          <w:b/>
          <w:bCs/>
          <w:color w:val="171717" w:themeColor="background2" w:themeShade="1A"/>
          <w:sz w:val="36"/>
          <w:szCs w:val="36"/>
          <w:rtl/>
        </w:rPr>
      </w:pPr>
    </w:p>
    <w:p w14:paraId="3D99EB25" w14:textId="67AA5298" w:rsidR="00E4456B" w:rsidRPr="00E4456B" w:rsidRDefault="00E4456B" w:rsidP="00E4456B">
      <w:pPr>
        <w:jc w:val="center"/>
        <w:rPr>
          <w:rFonts w:cstheme="minorHAnsi"/>
          <w:b/>
          <w:bCs/>
          <w:color w:val="171717" w:themeColor="background2" w:themeShade="1A"/>
          <w:sz w:val="36"/>
          <w:szCs w:val="36"/>
        </w:rPr>
      </w:pPr>
      <w:r w:rsidRPr="00E4456B">
        <w:rPr>
          <w:rFonts w:cs="Calibri"/>
          <w:b/>
          <w:bCs/>
          <w:noProof/>
          <w:color w:val="171717" w:themeColor="background2" w:themeShade="1A"/>
          <w:sz w:val="36"/>
          <w:szCs w:val="36"/>
          <w:rtl/>
        </w:rPr>
        <w:drawing>
          <wp:inline distT="0" distB="0" distL="0" distR="0" wp14:anchorId="4BA0F7B5" wp14:editId="594A063A">
            <wp:extent cx="5776439" cy="2572477"/>
            <wp:effectExtent l="0" t="0" r="0" b="0"/>
            <wp:docPr id="20" name="Picture 20" descr="Tex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scatter chart&#10;&#10;Description automatically generated"/>
                    <pic:cNvPicPr/>
                  </pic:nvPicPr>
                  <pic:blipFill>
                    <a:blip r:embed="rId24"/>
                    <a:stretch>
                      <a:fillRect/>
                    </a:stretch>
                  </pic:blipFill>
                  <pic:spPr>
                    <a:xfrm>
                      <a:off x="0" y="0"/>
                      <a:ext cx="5814487" cy="2589421"/>
                    </a:xfrm>
                    <a:prstGeom prst="rect">
                      <a:avLst/>
                    </a:prstGeom>
                  </pic:spPr>
                </pic:pic>
              </a:graphicData>
            </a:graphic>
          </wp:inline>
        </w:drawing>
      </w:r>
    </w:p>
    <w:p w14:paraId="54DEB7C4" w14:textId="77777777" w:rsidR="00E4456B" w:rsidRPr="00E4456B" w:rsidRDefault="00E4456B" w:rsidP="00E4456B">
      <w:pPr>
        <w:rPr>
          <w:rFonts w:cstheme="minorHAnsi"/>
          <w:b/>
          <w:bCs/>
          <w:color w:val="171717" w:themeColor="background2" w:themeShade="1A"/>
          <w:sz w:val="36"/>
          <w:szCs w:val="36"/>
          <w:rtl/>
        </w:rPr>
      </w:pPr>
    </w:p>
    <w:p w14:paraId="7F3CC56C" w14:textId="77777777" w:rsidR="00E4456B" w:rsidRPr="00E4456B" w:rsidRDefault="00E4456B" w:rsidP="00E4456B">
      <w:pPr>
        <w:pStyle w:val="Heading1"/>
        <w:shd w:val="clear" w:color="auto" w:fill="FFFFFF"/>
        <w:spacing w:before="120" w:after="120"/>
        <w:rPr>
          <w:rFonts w:ascii="Roboto" w:hAnsi="Roboto"/>
          <w:color w:val="FF33CC"/>
          <w:sz w:val="36"/>
          <w:szCs w:val="36"/>
          <w:rtl/>
        </w:rPr>
      </w:pPr>
      <w:r w:rsidRPr="00E4456B">
        <w:rPr>
          <w:rFonts w:ascii="Roboto" w:hAnsi="Roboto"/>
          <w:b/>
          <w:bCs/>
          <w:color w:val="FF33CC"/>
          <w:sz w:val="36"/>
          <w:szCs w:val="36"/>
        </w:rPr>
        <w:t>Conclusion</w:t>
      </w:r>
    </w:p>
    <w:p w14:paraId="596EBDAA" w14:textId="77777777" w:rsidR="00E4456B" w:rsidRPr="00E4456B" w:rsidRDefault="00E4456B" w:rsidP="00E4456B">
      <w:pPr>
        <w:jc w:val="right"/>
        <w:rPr>
          <w:rFonts w:ascii="Roboto" w:hAnsi="Roboto"/>
          <w:b/>
          <w:bCs/>
          <w:color w:val="212121"/>
          <w:sz w:val="36"/>
          <w:szCs w:val="36"/>
          <w:shd w:val="clear" w:color="auto" w:fill="FFFFFF"/>
        </w:rPr>
      </w:pPr>
      <w:r w:rsidRPr="00E4456B">
        <w:rPr>
          <w:rFonts w:ascii="Roboto" w:hAnsi="Roboto"/>
          <w:b/>
          <w:bCs/>
          <w:color w:val="212121"/>
          <w:sz w:val="36"/>
          <w:szCs w:val="36"/>
          <w:shd w:val="clear" w:color="auto" w:fill="FFFFFF"/>
        </w:rPr>
        <w:t>We’ve created the Utility Function that is used by Backtracking algorithm. we found that Backtracking is the suitable algorithm for Sudoku since it can find all or part of the solutions, and it is especially suitable for constraint satisfaction problems</w:t>
      </w:r>
    </w:p>
    <w:p w14:paraId="086EFF4C" w14:textId="77777777" w:rsidR="00E4456B" w:rsidRPr="00E4456B" w:rsidRDefault="00E4456B" w:rsidP="00E4456B">
      <w:pPr>
        <w:rPr>
          <w:rFonts w:cstheme="minorHAnsi"/>
          <w:color w:val="212121"/>
          <w:sz w:val="36"/>
          <w:szCs w:val="36"/>
          <w:shd w:val="clear" w:color="auto" w:fill="FFFFFF"/>
        </w:rPr>
      </w:pPr>
    </w:p>
    <w:p w14:paraId="2544C69A" w14:textId="77777777" w:rsidR="00E4456B" w:rsidRPr="00E4456B" w:rsidRDefault="00E4456B" w:rsidP="00E4456B">
      <w:pPr>
        <w:bidi w:val="0"/>
        <w:spacing w:before="75"/>
        <w:jc w:val="right"/>
        <w:rPr>
          <w:rFonts w:cstheme="minorHAnsi"/>
          <w:color w:val="FF33CC"/>
          <w:sz w:val="36"/>
          <w:szCs w:val="36"/>
        </w:rPr>
      </w:pPr>
    </w:p>
    <w:p w14:paraId="5A83BA11" w14:textId="77777777" w:rsidR="00E4456B" w:rsidRPr="00E4456B" w:rsidRDefault="00E4456B" w:rsidP="00E4456B">
      <w:pPr>
        <w:pStyle w:val="Heading1"/>
        <w:spacing w:before="120" w:after="120"/>
        <w:jc w:val="right"/>
        <w:rPr>
          <w:rFonts w:asciiTheme="minorHAnsi" w:hAnsiTheme="minorHAnsi" w:cstheme="minorHAnsi"/>
          <w:color w:val="FF33CC"/>
          <w:sz w:val="36"/>
          <w:szCs w:val="36"/>
        </w:rPr>
      </w:pPr>
      <w:r w:rsidRPr="00E4456B">
        <w:rPr>
          <w:rFonts w:asciiTheme="minorHAnsi" w:hAnsiTheme="minorHAnsi" w:cstheme="minorHAnsi" w:hint="eastAsia"/>
          <w:color w:val="FF33CC"/>
          <w:sz w:val="36"/>
          <w:szCs w:val="36"/>
          <w:rtl/>
        </w:rPr>
        <w:t>الخاتمة</w:t>
      </w:r>
    </w:p>
    <w:p w14:paraId="0A85F9E4" w14:textId="77777777" w:rsidR="00E4456B" w:rsidRPr="00E4456B" w:rsidRDefault="00E4456B" w:rsidP="00E4456B">
      <w:pPr>
        <w:pStyle w:val="NormalWeb"/>
        <w:spacing w:before="120" w:beforeAutospacing="0" w:after="90" w:afterAutospacing="0"/>
        <w:jc w:val="right"/>
        <w:rPr>
          <w:rFonts w:asciiTheme="minorHAnsi" w:hAnsiTheme="minorHAnsi" w:cstheme="minorHAnsi"/>
          <w:color w:val="212121"/>
          <w:sz w:val="36"/>
          <w:szCs w:val="36"/>
        </w:rPr>
      </w:pPr>
      <w:r w:rsidRPr="00E4456B">
        <w:rPr>
          <w:rFonts w:asciiTheme="minorHAnsi" w:hAnsiTheme="minorHAnsi" w:cstheme="minorHAnsi" w:hint="eastAsia"/>
          <w:color w:val="212121"/>
          <w:sz w:val="36"/>
          <w:szCs w:val="36"/>
          <w:rtl/>
        </w:rPr>
        <w:t>لقد</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أنشأنا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وظيفة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الأداة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المساعدة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التي</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تستخدمها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خوارزمية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التتبع</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الخلفي</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وجدنا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أنها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هي</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الخوارزمية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المناسبة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للعبة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سودوكو</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بما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أنها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يمكن</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أن</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تجد</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كل</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أو</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جزء</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من</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الحلول</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وهي</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مناسبة</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بشكل</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خاص</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لمشاكل</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الرضا</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عن</w:t>
      </w:r>
      <w:r w:rsidRPr="00E4456B">
        <w:rPr>
          <w:rFonts w:asciiTheme="minorHAnsi" w:hAnsiTheme="minorHAnsi" w:cstheme="minorHAnsi"/>
          <w:color w:val="212121"/>
          <w:sz w:val="36"/>
          <w:szCs w:val="36"/>
          <w:rtl/>
        </w:rPr>
        <w:t xml:space="preserve"> </w:t>
      </w:r>
      <w:r w:rsidRPr="00E4456B">
        <w:rPr>
          <w:rFonts w:asciiTheme="minorHAnsi" w:hAnsiTheme="minorHAnsi" w:cstheme="minorHAnsi" w:hint="eastAsia"/>
          <w:color w:val="212121"/>
          <w:sz w:val="36"/>
          <w:szCs w:val="36"/>
          <w:rtl/>
        </w:rPr>
        <w:t>القيود</w:t>
      </w:r>
    </w:p>
    <w:p w14:paraId="50D05FE4" w14:textId="77777777" w:rsidR="00E4456B" w:rsidRPr="00E4456B" w:rsidRDefault="00E4456B" w:rsidP="00E4456B">
      <w:pPr>
        <w:jc w:val="right"/>
        <w:rPr>
          <w:rFonts w:cstheme="minorHAnsi"/>
          <w:b/>
          <w:bCs/>
          <w:color w:val="171717" w:themeColor="background2" w:themeShade="1A"/>
          <w:sz w:val="36"/>
          <w:szCs w:val="36"/>
          <w:rtl/>
        </w:rPr>
      </w:pPr>
    </w:p>
    <w:p w14:paraId="64FB9347" w14:textId="77777777" w:rsidR="00E4456B" w:rsidRPr="00E4456B" w:rsidRDefault="00E4456B" w:rsidP="00E4456B">
      <w:pPr>
        <w:jc w:val="right"/>
        <w:rPr>
          <w:rFonts w:cstheme="minorHAnsi"/>
          <w:b/>
          <w:bCs/>
          <w:color w:val="FF33CC"/>
          <w:sz w:val="36"/>
          <w:szCs w:val="36"/>
        </w:rPr>
      </w:pPr>
      <w:r w:rsidRPr="00E4456B">
        <w:rPr>
          <w:rFonts w:cstheme="minorHAnsi"/>
          <w:b/>
          <w:bCs/>
          <w:color w:val="FF33CC"/>
          <w:sz w:val="36"/>
          <w:szCs w:val="36"/>
        </w:rPr>
        <w:t xml:space="preserve"> REFERENCES</w:t>
      </w:r>
    </w:p>
    <w:p w14:paraId="224E08C0" w14:textId="77777777" w:rsidR="00E4456B" w:rsidRPr="00E4456B" w:rsidRDefault="00E4456B" w:rsidP="00E4456B">
      <w:pPr>
        <w:numPr>
          <w:ilvl w:val="0"/>
          <w:numId w:val="4"/>
        </w:numPr>
        <w:shd w:val="clear" w:color="auto" w:fill="FFFFFF"/>
        <w:bidi w:val="0"/>
        <w:spacing w:before="100" w:beforeAutospacing="1" w:after="100" w:afterAutospacing="1" w:line="240" w:lineRule="auto"/>
        <w:rPr>
          <w:rFonts w:ascii="Roboto" w:eastAsia="Times New Roman" w:hAnsi="Roboto" w:cs="Times New Roman"/>
          <w:color w:val="212121"/>
          <w:sz w:val="36"/>
          <w:szCs w:val="36"/>
        </w:rPr>
      </w:pPr>
      <w:hyperlink r:id="rId25" w:tgtFrame="_blank" w:history="1">
        <w:r w:rsidRPr="00E4456B">
          <w:rPr>
            <w:rFonts w:ascii="Roboto" w:eastAsia="Times New Roman" w:hAnsi="Roboto" w:cs="Times New Roman"/>
            <w:color w:val="0000FF"/>
            <w:sz w:val="36"/>
            <w:szCs w:val="36"/>
            <w:u w:val="single"/>
          </w:rPr>
          <w:t>https://imisu-cs340.github.io/</w:t>
        </w:r>
      </w:hyperlink>
    </w:p>
    <w:p w14:paraId="26B26E31" w14:textId="77777777" w:rsidR="00E4456B" w:rsidRPr="00E4456B" w:rsidRDefault="00E4456B" w:rsidP="00E4456B">
      <w:pPr>
        <w:numPr>
          <w:ilvl w:val="0"/>
          <w:numId w:val="4"/>
        </w:numPr>
        <w:shd w:val="clear" w:color="auto" w:fill="FFFFFF"/>
        <w:bidi w:val="0"/>
        <w:spacing w:before="100" w:beforeAutospacing="1" w:after="100" w:afterAutospacing="1" w:line="240" w:lineRule="auto"/>
        <w:rPr>
          <w:rFonts w:ascii="Roboto" w:eastAsia="Times New Roman" w:hAnsi="Roboto" w:cs="Times New Roman"/>
          <w:color w:val="212121"/>
          <w:sz w:val="36"/>
          <w:szCs w:val="36"/>
        </w:rPr>
      </w:pPr>
      <w:hyperlink r:id="rId26" w:tgtFrame="_blank" w:history="1">
        <w:r w:rsidRPr="00E4456B">
          <w:rPr>
            <w:rFonts w:ascii="Roboto" w:eastAsia="Times New Roman" w:hAnsi="Roboto" w:cs="Times New Roman"/>
            <w:color w:val="0000FF"/>
            <w:sz w:val="36"/>
            <w:szCs w:val="36"/>
            <w:u w:val="single"/>
          </w:rPr>
          <w:t>https://github.com/SrinidhiRaghavan/AI-Sudoku</w:t>
        </w:r>
      </w:hyperlink>
    </w:p>
    <w:p w14:paraId="263A095F" w14:textId="77777777" w:rsidR="00E4456B" w:rsidRPr="00E4456B" w:rsidRDefault="00E4456B" w:rsidP="00E4456B">
      <w:pPr>
        <w:numPr>
          <w:ilvl w:val="0"/>
          <w:numId w:val="4"/>
        </w:numPr>
        <w:shd w:val="clear" w:color="auto" w:fill="FFFFFF"/>
        <w:bidi w:val="0"/>
        <w:spacing w:before="100" w:beforeAutospacing="1" w:after="100" w:afterAutospacing="1" w:line="240" w:lineRule="auto"/>
        <w:rPr>
          <w:rFonts w:ascii="Roboto" w:eastAsia="Times New Roman" w:hAnsi="Roboto" w:cs="Times New Roman"/>
          <w:color w:val="212121"/>
          <w:sz w:val="36"/>
          <w:szCs w:val="36"/>
        </w:rPr>
      </w:pPr>
      <w:hyperlink r:id="rId27" w:anchor=":~:text=Backtracking%20is%20an%20algorithmic%2Dtechnique,reaching%20any%20level%20of%20the" w:tgtFrame="_blank" w:history="1">
        <w:r w:rsidRPr="00E4456B">
          <w:rPr>
            <w:rFonts w:ascii="Roboto" w:eastAsia="Times New Roman" w:hAnsi="Roboto" w:cs="Times New Roman"/>
            <w:color w:val="0000FF"/>
            <w:sz w:val="36"/>
            <w:szCs w:val="36"/>
            <w:u w:val="single"/>
          </w:rPr>
          <w:t>https://www.geeksforgeeks.org/backtracking-introduction/#:~:text=Backtracking%20is%20an%20algorithmic%2Dtechnique,reaching%20any%20level%20of%20the</w:t>
        </w:r>
      </w:hyperlink>
    </w:p>
    <w:p w14:paraId="1B864480"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Programming Sudoku book</w:t>
      </w:r>
    </w:p>
    <w:p w14:paraId="08FEA4D1"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Sudoku Programming with C book</w:t>
      </w:r>
    </w:p>
    <w:p w14:paraId="2C058FE3"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New Developments in Artificial Intelligence and the Semantic Web Proceedings of the 12 th Finnish Artificial Intelligence Conference STeP 2006, Helsinki University of Technology, Espoo, Finland, October 26-27, 2006.</w:t>
      </w:r>
    </w:p>
    <w:p w14:paraId="6C6DC683"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Recursive Backtracking for Solving 9*9 Sudoku Puzzle-Dhanya Job and Varghese Paul -Bonfring International Journal of Data Mining, Vol. 6, No. 1, January 2016 .</w:t>
      </w:r>
    </w:p>
    <w:p w14:paraId="4A6581A1"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Study on the Performance Characteristics of Sudoku Solving Algorithms -Akta Agrawal M.E student, Computer Technology &amp; Application -Padma Bonde, Ph.D Professor, Computer Department. International Journal of Computer Applications (0975 – 8887) Volume 122 – No.1, July 2015 10.</w:t>
      </w:r>
    </w:p>
    <w:p w14:paraId="332AE903"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 xml:space="preserve"> A study of SudokuSolving Algorithms -PATRIK BERGGRENand DAVID NILSSON KTH computer science.</w:t>
      </w:r>
    </w:p>
    <w:p w14:paraId="1039E4AB"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lastRenderedPageBreak/>
        <w:t>Rating and Generating Sudoku Puzzles Based On</w:t>
      </w:r>
    </w:p>
    <w:p w14:paraId="18064007" w14:textId="77777777" w:rsidR="00E4456B" w:rsidRPr="00E4456B" w:rsidRDefault="00E4456B" w:rsidP="00E4456B">
      <w:pPr>
        <w:pStyle w:val="ListParagraph"/>
        <w:numPr>
          <w:ilvl w:val="0"/>
          <w:numId w:val="4"/>
        </w:numPr>
        <w:bidi w:val="0"/>
        <w:spacing w:after="120" w:line="288" w:lineRule="auto"/>
        <w:rPr>
          <w:sz w:val="36"/>
          <w:szCs w:val="36"/>
        </w:rPr>
      </w:pPr>
      <w:r w:rsidRPr="00E4456B">
        <w:rPr>
          <w:sz w:val="36"/>
          <w:szCs w:val="36"/>
        </w:rPr>
        <w:t>Constraint Satisfaction Problems Bahare Fatemi, Seyed Mehran Kazemi, Nazanin Mehrasa World Academy of Science, Engineering and Technology International Journal of Computer, Information, Systems and Control Engineering Vol:8 No:10, 2014</w:t>
      </w:r>
    </w:p>
    <w:p w14:paraId="4CA36FA3" w14:textId="15D7BFE5" w:rsidR="00E4456B" w:rsidRPr="00067D59" w:rsidRDefault="00E4456B" w:rsidP="001B7D1F">
      <w:pPr>
        <w:bidi w:val="0"/>
        <w:rPr>
          <w:sz w:val="36"/>
          <w:szCs w:val="36"/>
        </w:rPr>
      </w:pPr>
    </w:p>
    <w:sectPr w:rsidR="00E4456B" w:rsidRPr="00067D59" w:rsidSect="00FC04CD">
      <w:pgSz w:w="12240" w:h="15840"/>
      <w:pgMar w:top="1440" w:right="1440" w:bottom="1440" w:left="1440" w:header="2304"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88421B" w14:textId="77777777" w:rsidR="00BE0698" w:rsidRDefault="00BE0698" w:rsidP="005157FA">
      <w:pPr>
        <w:spacing w:after="0" w:line="240" w:lineRule="auto"/>
      </w:pPr>
      <w:r>
        <w:separator/>
      </w:r>
    </w:p>
  </w:endnote>
  <w:endnote w:type="continuationSeparator" w:id="0">
    <w:p w14:paraId="2B021DB3" w14:textId="77777777" w:rsidR="00BE0698" w:rsidRDefault="00BE0698" w:rsidP="00515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Agency FB">
    <w:altName w:val="Agency FB"/>
    <w:panose1 w:val="020B0503020202020204"/>
    <w:charset w:val="00"/>
    <w:family w:val="swiss"/>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var(--colab-chrome-font-family)">
    <w:altName w:val="Cambria"/>
    <w:panose1 w:val="00000000000000000000"/>
    <w:charset w:val="00"/>
    <w:family w:val="roman"/>
    <w:notTrueType/>
    <w:pitch w:val="default"/>
  </w:font>
  <w:font w:name="var(--colab-code-font-famil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558F8" w14:textId="77777777" w:rsidR="00BE0698" w:rsidRDefault="00BE0698" w:rsidP="005157FA">
      <w:pPr>
        <w:spacing w:after="0" w:line="240" w:lineRule="auto"/>
      </w:pPr>
      <w:r>
        <w:separator/>
      </w:r>
    </w:p>
  </w:footnote>
  <w:footnote w:type="continuationSeparator" w:id="0">
    <w:p w14:paraId="3D800FB0" w14:textId="77777777" w:rsidR="00BE0698" w:rsidRDefault="00BE0698" w:rsidP="005157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A5AE3"/>
    <w:multiLevelType w:val="multilevel"/>
    <w:tmpl w:val="E6CCC3A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B3D20A3"/>
    <w:multiLevelType w:val="hybridMultilevel"/>
    <w:tmpl w:val="8A1A71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3D537F6"/>
    <w:multiLevelType w:val="multilevel"/>
    <w:tmpl w:val="28BE79B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4F9840FB"/>
    <w:multiLevelType w:val="hybridMultilevel"/>
    <w:tmpl w:val="47C6C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4218661">
    <w:abstractNumId w:val="1"/>
  </w:num>
  <w:num w:numId="2" w16cid:durableId="127214050">
    <w:abstractNumId w:val="3"/>
  </w:num>
  <w:num w:numId="3" w16cid:durableId="1268270361">
    <w:abstractNumId w:val="0"/>
  </w:num>
  <w:num w:numId="4" w16cid:durableId="100972333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nia .">
    <w15:presenceInfo w15:providerId="Windows Live" w15:userId="0fbc442610f24a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7FA"/>
    <w:rsid w:val="0001409A"/>
    <w:rsid w:val="00067D59"/>
    <w:rsid w:val="001B7D1F"/>
    <w:rsid w:val="001F30F7"/>
    <w:rsid w:val="002769EF"/>
    <w:rsid w:val="002E1AB2"/>
    <w:rsid w:val="003A23E2"/>
    <w:rsid w:val="005157FA"/>
    <w:rsid w:val="005824E5"/>
    <w:rsid w:val="0074332C"/>
    <w:rsid w:val="007508FD"/>
    <w:rsid w:val="00A208B5"/>
    <w:rsid w:val="00AB1993"/>
    <w:rsid w:val="00BE0698"/>
    <w:rsid w:val="00DD1A23"/>
    <w:rsid w:val="00E4456B"/>
    <w:rsid w:val="00FC04C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8AE6C0"/>
  <w15:chartTrackingRefBased/>
  <w15:docId w15:val="{4AC40DC1-8BDC-4E15-8FDF-5E0CB42F5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7FA"/>
    <w:pPr>
      <w:bidi/>
    </w:pPr>
  </w:style>
  <w:style w:type="paragraph" w:styleId="Heading1">
    <w:name w:val="heading 1"/>
    <w:basedOn w:val="Normal"/>
    <w:link w:val="Heading1Char"/>
    <w:uiPriority w:val="9"/>
    <w:qFormat/>
    <w:rsid w:val="003A23E2"/>
    <w:pPr>
      <w:bidi w:val="0"/>
      <w:spacing w:before="600" w:after="60" w:line="288" w:lineRule="auto"/>
      <w:outlineLvl w:val="0"/>
    </w:pPr>
    <w:rPr>
      <w:rFonts w:asciiTheme="majorHAnsi" w:hAnsiTheme="majorHAnsi"/>
      <w:caps/>
      <w:color w:val="ED7D31" w:themeColor="accent2"/>
      <w:spacing w:val="14"/>
      <w:sz w:val="26"/>
      <w:szCs w:val="26"/>
      <w:lang w:eastAsia="ja-JP"/>
    </w:rPr>
  </w:style>
  <w:style w:type="paragraph" w:styleId="Heading4">
    <w:name w:val="heading 4"/>
    <w:basedOn w:val="Normal"/>
    <w:next w:val="Normal"/>
    <w:link w:val="Heading4Char"/>
    <w:uiPriority w:val="9"/>
    <w:unhideWhenUsed/>
    <w:qFormat/>
    <w:rsid w:val="00E445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57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7FA"/>
  </w:style>
  <w:style w:type="paragraph" w:styleId="Footer">
    <w:name w:val="footer"/>
    <w:basedOn w:val="Normal"/>
    <w:link w:val="FooterChar"/>
    <w:uiPriority w:val="99"/>
    <w:unhideWhenUsed/>
    <w:rsid w:val="005157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7FA"/>
  </w:style>
  <w:style w:type="paragraph" w:styleId="NoSpacing">
    <w:name w:val="No Spacing"/>
    <w:link w:val="NoSpacingChar"/>
    <w:uiPriority w:val="1"/>
    <w:qFormat/>
    <w:rsid w:val="00A208B5"/>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A208B5"/>
    <w:rPr>
      <w:rFonts w:eastAsiaTheme="minorEastAsia"/>
      <w:lang w:eastAsia="zh-CN"/>
    </w:rPr>
  </w:style>
  <w:style w:type="character" w:customStyle="1" w:styleId="Heading1Char">
    <w:name w:val="Heading 1 Char"/>
    <w:basedOn w:val="DefaultParagraphFont"/>
    <w:link w:val="Heading1"/>
    <w:uiPriority w:val="9"/>
    <w:rsid w:val="003A23E2"/>
    <w:rPr>
      <w:rFonts w:asciiTheme="majorHAnsi" w:hAnsiTheme="majorHAnsi"/>
      <w:caps/>
      <w:color w:val="ED7D31" w:themeColor="accent2"/>
      <w:spacing w:val="14"/>
      <w:sz w:val="26"/>
      <w:szCs w:val="26"/>
      <w:lang w:eastAsia="ja-JP"/>
    </w:rPr>
  </w:style>
  <w:style w:type="paragraph" w:styleId="ListParagraph">
    <w:name w:val="List Paragraph"/>
    <w:basedOn w:val="Normal"/>
    <w:uiPriority w:val="34"/>
    <w:qFormat/>
    <w:rsid w:val="003A23E2"/>
    <w:pPr>
      <w:ind w:left="720"/>
      <w:contextualSpacing/>
    </w:pPr>
  </w:style>
  <w:style w:type="character" w:styleId="BookTitle">
    <w:name w:val="Book Title"/>
    <w:basedOn w:val="DefaultParagraphFont"/>
    <w:uiPriority w:val="33"/>
    <w:qFormat/>
    <w:rsid w:val="005824E5"/>
    <w:rPr>
      <w:b/>
      <w:bCs/>
      <w:i/>
      <w:iCs/>
      <w:spacing w:val="5"/>
    </w:rPr>
  </w:style>
  <w:style w:type="paragraph" w:styleId="Caption">
    <w:name w:val="caption"/>
    <w:basedOn w:val="Normal"/>
    <w:next w:val="Normal"/>
    <w:uiPriority w:val="35"/>
    <w:unhideWhenUsed/>
    <w:qFormat/>
    <w:rsid w:val="002E1AB2"/>
    <w:pPr>
      <w:bidi w:val="0"/>
      <w:spacing w:after="200" w:line="240" w:lineRule="auto"/>
      <w:ind w:left="360"/>
    </w:pPr>
    <w:rPr>
      <w:i/>
      <w:iCs/>
      <w:color w:val="4472C4" w:themeColor="accent1"/>
      <w:szCs w:val="18"/>
      <w:lang w:eastAsia="ja-JP"/>
    </w:rPr>
  </w:style>
  <w:style w:type="character" w:customStyle="1" w:styleId="Heading4Char">
    <w:name w:val="Heading 4 Char"/>
    <w:basedOn w:val="DefaultParagraphFont"/>
    <w:link w:val="Heading4"/>
    <w:uiPriority w:val="9"/>
    <w:rsid w:val="00E4456B"/>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E4456B"/>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445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456B"/>
    <w:rPr>
      <w:rFonts w:ascii="Courier New" w:eastAsia="Times New Roman" w:hAnsi="Courier New" w:cs="Courier New"/>
      <w:sz w:val="20"/>
      <w:szCs w:val="20"/>
    </w:rPr>
  </w:style>
  <w:style w:type="character" w:customStyle="1" w:styleId="mtk1">
    <w:name w:val="mtk1"/>
    <w:basedOn w:val="DefaultParagraphFont"/>
    <w:rsid w:val="00E445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SrinidhiRaghavan/AI-Sudoku"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imisu-cs340.github.io/"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geeksforgeeks.org/backtracking-introducti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40</Pages>
  <Words>4549</Words>
  <Characters>25933</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raghad alghanim</dc:creator>
  <cp:keywords/>
  <dc:description/>
  <cp:lastModifiedBy>raghad alghanim</cp:lastModifiedBy>
  <cp:revision>2</cp:revision>
  <cp:lastPrinted>2022-05-18T06:16:00Z</cp:lastPrinted>
  <dcterms:created xsi:type="dcterms:W3CDTF">2022-05-18T04:56:00Z</dcterms:created>
  <dcterms:modified xsi:type="dcterms:W3CDTF">2022-05-18T06:16:00Z</dcterms:modified>
</cp:coreProperties>
</file>